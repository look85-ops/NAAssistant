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55C0" w14:textId="77777777" w:rsidR="00122311" w:rsidRDefault="00122311" w:rsidP="0048621B">
      <w:pPr>
        <w:tabs>
          <w:tab w:val="right" w:pos="9900"/>
        </w:tabs>
        <w:spacing w:after="0" w:line="0" w:lineRule="atLeast"/>
        <w:jc w:val="center"/>
        <w:outlineLvl w:val="0"/>
        <w:rPr>
          <w:rFonts w:ascii="Arno Pro Caption" w:eastAsia="Times New Roman" w:hAnsi="Arno Pro Caption" w:cs="Times New Roman"/>
          <w:b/>
          <w:bCs/>
          <w:sz w:val="24"/>
          <w:szCs w:val="24"/>
          <w:lang w:val="en-GB" w:eastAsia="ru-RU"/>
        </w:rPr>
      </w:pPr>
    </w:p>
    <w:p w14:paraId="72DB73C6" w14:textId="77777777" w:rsidR="00122311" w:rsidRDefault="00122311" w:rsidP="0048621B">
      <w:pPr>
        <w:tabs>
          <w:tab w:val="right" w:pos="9900"/>
        </w:tabs>
        <w:spacing w:after="0" w:line="0" w:lineRule="atLeast"/>
        <w:jc w:val="center"/>
        <w:outlineLvl w:val="0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67F568A4" w14:textId="77777777" w:rsidR="00EF5948" w:rsidRPr="00EF5948" w:rsidRDefault="00EF5948" w:rsidP="00EF594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EF5948">
        <w:rPr>
          <w:rFonts w:ascii="Arno Pro Caption" w:eastAsia="Times New Roman" w:hAnsi="Arno Pro Caption" w:cs="Arial"/>
          <w:b/>
          <w:bCs/>
          <w:color w:val="000000"/>
          <w:sz w:val="24"/>
          <w:szCs w:val="24"/>
          <w:lang w:eastAsia="ru-RU"/>
        </w:rPr>
        <w:t>РЕГИСТРАЦИОННАЯ ФОРМА ДЛЯ ВЫДВИЖЕНИЯ НА СОИСКАНИЕ</w:t>
      </w:r>
      <w:r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 </w:t>
      </w:r>
      <w:r w:rsidRPr="00EF5948">
        <w:rPr>
          <w:rFonts w:ascii="Arno Pro Caption" w:eastAsia="Times New Roman" w:hAnsi="Arno Pro Caption" w:cs="Arial"/>
          <w:b/>
          <w:bCs/>
          <w:color w:val="000000"/>
          <w:sz w:val="24"/>
          <w:szCs w:val="24"/>
          <w:lang w:eastAsia="ru-RU"/>
        </w:rPr>
        <w:t>ПРЕМИИ</w:t>
      </w:r>
    </w:p>
    <w:p w14:paraId="4CBC4334" w14:textId="77777777" w:rsidR="002A7760" w:rsidRDefault="00A12A02" w:rsidP="0048621B">
      <w:pPr>
        <w:spacing w:after="0" w:line="0" w:lineRule="atLeast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В О</w:t>
      </w:r>
      <w:r w:rsidR="00D1145B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БЛАСТИ ОБУЧЕНИЯ И РАЗВИТИЯ ЧЕЛОВЕЧЕСКОГО КАПИТАЛА</w:t>
      </w:r>
      <w:r w:rsid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 </w:t>
      </w:r>
    </w:p>
    <w:p w14:paraId="6D6B03BF" w14:textId="77777777" w:rsidR="00592F50" w:rsidRDefault="00592F50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«</w:t>
      </w:r>
      <w:r w:rsidR="00860B7E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СМАРТ</w:t>
      </w:r>
      <w:r w:rsidR="007F63F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 </w:t>
      </w:r>
      <w:r w:rsidR="00D72C6D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ПИРАМИДА</w:t>
      </w: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»</w:t>
      </w:r>
    </w:p>
    <w:p w14:paraId="3D7B98C5" w14:textId="77777777" w:rsidR="00592F50" w:rsidRPr="00592F50" w:rsidRDefault="00592F50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49A08413" w14:textId="77777777" w:rsidR="001F3E4D" w:rsidRDefault="00592F50" w:rsidP="004F4EE3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  <w:r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НОМИНАЦИЯ </w:t>
      </w:r>
      <w:r w:rsidR="00D72C6D"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«</w:t>
      </w:r>
      <w:r w:rsidR="003A0274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 xml:space="preserve">ЛУЧШАЯ ПРОГРАММА </w:t>
      </w:r>
      <w:r w:rsidR="003231A1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КО</w:t>
      </w:r>
      <w:r w:rsidR="006B0AC6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РПОРАТИВНОГО ОБУЧЕНИЯ</w:t>
      </w:r>
      <w:r w:rsidR="00D72C6D" w:rsidRPr="00592F50"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  <w:t>»</w:t>
      </w:r>
    </w:p>
    <w:p w14:paraId="2DF7A3D2" w14:textId="77777777" w:rsidR="007F4235" w:rsidRPr="00592F50" w:rsidRDefault="007F4235" w:rsidP="00592F50">
      <w:pPr>
        <w:spacing w:after="0" w:line="240" w:lineRule="auto"/>
        <w:jc w:val="center"/>
        <w:rPr>
          <w:rFonts w:ascii="Arno Pro Caption" w:eastAsia="Times New Roman" w:hAnsi="Arno Pro Caption" w:cs="Times New Roman"/>
          <w:b/>
          <w:bCs/>
          <w:sz w:val="24"/>
          <w:szCs w:val="24"/>
          <w:lang w:eastAsia="ru-RU"/>
        </w:rPr>
      </w:pPr>
    </w:p>
    <w:p w14:paraId="10547DBE" w14:textId="77777777" w:rsidR="00A35442" w:rsidRDefault="00A35442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1. </w:t>
      </w:r>
      <w:r w:rsidR="004D568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НАЗВАНИЕ </w:t>
      </w:r>
      <w:bookmarkStart w:id="0" w:name="OLE_LINK1"/>
      <w:r w:rsidR="0039373F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C44737" w14:paraId="0C41B568" w14:textId="77777777" w:rsidTr="00D93CC0">
        <w:tc>
          <w:tcPr>
            <w:tcW w:w="10440" w:type="dxa"/>
          </w:tcPr>
          <w:p w14:paraId="14689C52" w14:textId="051ACEE9" w:rsidR="00A35442" w:rsidRPr="0057417E" w:rsidRDefault="0097076B" w:rsidP="00D93CC0">
            <w:pPr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«Профессионал плюс» </w:t>
            </w:r>
            <w:r w:rsidR="000817B4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 w:rsidR="000817B4"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5129C9"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омплекс </w:t>
            </w:r>
            <w:r w:rsidR="00D960D0"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«эталонных» </w:t>
            </w:r>
            <w:r w:rsidR="005129C9" w:rsidRPr="0057417E">
              <w:rPr>
                <w:rFonts w:ascii="Times New Roman" w:hAnsi="Times New Roman" w:cs="Times New Roman"/>
                <w:sz w:val="24"/>
                <w:szCs w:val="24"/>
              </w:rPr>
              <w:t>программ</w:t>
            </w: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по</w:t>
            </w:r>
            <w:r w:rsidR="005129C9"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765ED" w:rsidRPr="0057417E">
              <w:rPr>
                <w:rFonts w:ascii="Times New Roman" w:hAnsi="Times New Roman" w:cs="Times New Roman"/>
                <w:sz w:val="24"/>
                <w:szCs w:val="24"/>
              </w:rPr>
              <w:t>развити</w:t>
            </w: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="002765ED"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профессиональных компетенций руководителей</w:t>
            </w: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российских железных дорог</w:t>
            </w:r>
            <w:r w:rsidR="00D960D0" w:rsidRPr="005741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D9126C" w14:textId="77777777" w:rsidR="001F3E4D" w:rsidRPr="002A7760" w:rsidRDefault="001F3E4D" w:rsidP="00A35442">
      <w:pPr>
        <w:tabs>
          <w:tab w:val="left" w:pos="360"/>
        </w:tabs>
        <w:rPr>
          <w:rFonts w:ascii="Arno Pro Caption" w:hAnsi="Arno Pro Caption" w:cs="Tahoma"/>
          <w:b/>
          <w:bCs/>
          <w:sz w:val="24"/>
          <w:szCs w:val="24"/>
        </w:rPr>
      </w:pPr>
    </w:p>
    <w:p w14:paraId="55A4A98D" w14:textId="77777777" w:rsidR="002A7760" w:rsidRDefault="004D568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2.  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НАЗНАЧЕНИЕ </w:t>
      </w:r>
      <w:r w:rsidR="0039373F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(</w:t>
      </w:r>
      <w:r w:rsidR="00B5275F" w:rsidRP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>для каких профессий предназначен</w:t>
      </w:r>
      <w:r w:rsidR="00366DCC">
        <w:rPr>
          <w:rFonts w:ascii="Arno Pro Caption" w:hAnsi="Arno Pro Caption" w:cs="Tahoma"/>
          <w:b/>
          <w:bCs/>
          <w:color w:val="800000"/>
          <w:sz w:val="24"/>
          <w:szCs w:val="24"/>
        </w:rPr>
        <w:t>а</w:t>
      </w:r>
      <w:r w:rsidR="00B5275F" w:rsidRP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и на развитие каких знаний, навыков ориентирован</w:t>
      </w:r>
      <w:r w:rsidR="00366DCC">
        <w:rPr>
          <w:rFonts w:ascii="Arno Pro Caption" w:hAnsi="Arno Pro Caption" w:cs="Tahoma"/>
          <w:b/>
          <w:bCs/>
          <w:color w:val="800000"/>
          <w:sz w:val="24"/>
          <w:szCs w:val="24"/>
        </w:rPr>
        <w:t>а</w:t>
      </w:r>
      <w:r w:rsidR="00B5275F">
        <w:rPr>
          <w:rFonts w:ascii="Arno Pro Caption" w:hAnsi="Arno Pro Caption" w:cs="Tahoma"/>
          <w:b/>
          <w:bCs/>
          <w:color w:val="800000"/>
          <w:sz w:val="24"/>
          <w:szCs w:val="24"/>
        </w:rPr>
        <w:t>)</w:t>
      </w:r>
    </w:p>
    <w:tbl>
      <w:tblPr>
        <w:tblW w:w="10511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511"/>
      </w:tblGrid>
      <w:tr w:rsidR="00B5275F" w:rsidRPr="00C44737" w14:paraId="0F61EFCE" w14:textId="77777777" w:rsidTr="007F63F0">
        <w:trPr>
          <w:trHeight w:val="467"/>
        </w:trPr>
        <w:tc>
          <w:tcPr>
            <w:tcW w:w="10511" w:type="dxa"/>
          </w:tcPr>
          <w:p w14:paraId="29096AC7" w14:textId="471558A7" w:rsidR="00B5275F" w:rsidRDefault="00544339" w:rsidP="00A317FF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>Программ</w:t>
            </w:r>
            <w:r w:rsidR="00D95B99" w:rsidRPr="0057417E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предназначен</w:t>
            </w:r>
            <w:r w:rsidR="00D95B99" w:rsidRPr="0057417E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для руководителей</w:t>
            </w:r>
            <w:r w:rsidR="008B44EF"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ключевых производственных подразделений</w:t>
            </w:r>
            <w:r w:rsidR="0097076B"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РЖД, отвечающих за </w:t>
            </w: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>управлени</w:t>
            </w:r>
            <w:r w:rsidR="0097076B" w:rsidRPr="0057417E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движением</w:t>
            </w:r>
            <w:r w:rsidR="0097076B" w:rsidRPr="0057417E">
              <w:rPr>
                <w:rFonts w:ascii="Times New Roman" w:hAnsi="Times New Roman" w:cs="Times New Roman"/>
                <w:sz w:val="24"/>
                <w:szCs w:val="24"/>
              </w:rPr>
              <w:t xml:space="preserve"> поездов</w:t>
            </w:r>
            <w:r w:rsidRPr="0057417E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Pr="0057417E">
              <w:rPr>
                <w:rFonts w:ascii="Arno Pro Caption" w:hAnsi="Arno Pro Caption" w:cs="Tahoma" w:hint="eastAsia"/>
                <w:sz w:val="24"/>
                <w:szCs w:val="24"/>
              </w:rPr>
              <w:t>и</w:t>
            </w:r>
            <w:r w:rsidRPr="0057417E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="0097076B" w:rsidRPr="0057417E">
              <w:rPr>
                <w:rFonts w:ascii="Arno Pro Caption" w:hAnsi="Arno Pro Caption" w:cs="Tahoma"/>
                <w:sz w:val="24"/>
                <w:szCs w:val="24"/>
              </w:rPr>
              <w:t>эксплуатацию инфраструктуры</w:t>
            </w:r>
            <w:r w:rsidRPr="0057417E">
              <w:rPr>
                <w:rFonts w:ascii="Arno Pro Caption" w:hAnsi="Arno Pro Caption" w:cs="Tahoma"/>
                <w:sz w:val="24"/>
                <w:szCs w:val="24"/>
              </w:rPr>
              <w:t>.</w:t>
            </w:r>
            <w:r w:rsidRPr="00C44737">
              <w:rPr>
                <w:rFonts w:ascii="Arno Pro Caption" w:hAnsi="Arno Pro Caption" w:cs="Tahoma"/>
                <w:sz w:val="24"/>
                <w:szCs w:val="24"/>
              </w:rPr>
              <w:t xml:space="preserve"> Он</w:t>
            </w:r>
            <w:r w:rsidR="00D95B99">
              <w:rPr>
                <w:rFonts w:ascii="Arno Pro Caption" w:hAnsi="Arno Pro Caption" w:cs="Tahoma"/>
                <w:sz w:val="24"/>
                <w:szCs w:val="24"/>
              </w:rPr>
              <w:t>и</w:t>
            </w:r>
            <w:r w:rsidRPr="00C44737">
              <w:rPr>
                <w:rFonts w:ascii="Arno Pro Caption" w:hAnsi="Arno Pro Caption" w:cs="Tahoma"/>
                <w:sz w:val="24"/>
                <w:szCs w:val="24"/>
              </w:rPr>
              <w:t xml:space="preserve"> направлен</w:t>
            </w:r>
            <w:r w:rsidR="00D95B99">
              <w:rPr>
                <w:rFonts w:ascii="Arno Pro Caption" w:hAnsi="Arno Pro Caption" w:cs="Tahoma"/>
                <w:sz w:val="24"/>
                <w:szCs w:val="24"/>
              </w:rPr>
              <w:t>ы</w:t>
            </w:r>
            <w:r w:rsidRPr="00C44737">
              <w:rPr>
                <w:rFonts w:ascii="Arno Pro Caption" w:hAnsi="Arno Pro Caption" w:cs="Tahoma"/>
                <w:sz w:val="24"/>
                <w:szCs w:val="24"/>
              </w:rPr>
              <w:t xml:space="preserve"> на актуализацию и развитие </w:t>
            </w:r>
            <w:r w:rsidR="00C44737" w:rsidRPr="00C44737">
              <w:rPr>
                <w:rFonts w:ascii="Arno Pro Caption" w:hAnsi="Arno Pro Caption" w:cs="Tahoma"/>
                <w:sz w:val="24"/>
                <w:szCs w:val="24"/>
              </w:rPr>
              <w:t xml:space="preserve">прикладных инженерных знаний по базовым </w:t>
            </w:r>
            <w:r w:rsidR="008B44EF">
              <w:rPr>
                <w:rFonts w:ascii="Arno Pro Caption" w:hAnsi="Arno Pro Caption" w:cs="Tahoma"/>
                <w:sz w:val="24"/>
                <w:szCs w:val="24"/>
              </w:rPr>
              <w:t xml:space="preserve">профессиональным </w:t>
            </w:r>
            <w:r w:rsidR="00C44737" w:rsidRPr="00C44737">
              <w:rPr>
                <w:rFonts w:ascii="Arno Pro Caption" w:hAnsi="Arno Pro Caption" w:cs="Tahoma"/>
                <w:sz w:val="24"/>
                <w:szCs w:val="24"/>
              </w:rPr>
              <w:t xml:space="preserve">тематикам, а также переосмыслению теоретических знаний с учетом накопленного практического опыта руководителей-железнодорожников. </w:t>
            </w:r>
          </w:p>
          <w:p w14:paraId="560FE4D7" w14:textId="77777777" w:rsidR="00542CA4" w:rsidRDefault="00542CA4" w:rsidP="00A317FF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</w:p>
          <w:p w14:paraId="3ACAF9BA" w14:textId="77777777" w:rsidR="00B80CD0" w:rsidRPr="002727BD" w:rsidRDefault="00B80CD0" w:rsidP="00B80CD0">
            <w:pPr>
              <w:spacing w:after="0" w:line="240" w:lineRule="auto"/>
              <w:rPr>
                <w:rFonts w:ascii="Arno Pro Caption" w:hAnsi="Arno Pro Caption" w:cs="Tahoma"/>
                <w:i/>
                <w:sz w:val="24"/>
                <w:szCs w:val="24"/>
              </w:rPr>
            </w:pPr>
            <w:commentRangeStart w:id="1"/>
            <w:r>
              <w:rPr>
                <w:rFonts w:ascii="Arno Pro Caption" w:hAnsi="Arno Pro Caption" w:cs="Tahoma"/>
                <w:sz w:val="24"/>
                <w:szCs w:val="24"/>
              </w:rPr>
              <w:t xml:space="preserve">Программы «Профессионал плюс» позволяют опытным управленцам-железнодорожникам вспомнить железнодорожную базу, которую они осваивали в студенческие годы, подчеркивает </w:t>
            </w:r>
            <w:r w:rsidRPr="002727BD">
              <w:rPr>
                <w:rFonts w:ascii="Arno Pro Caption" w:hAnsi="Arno Pro Caption" w:cs="Tahoma"/>
                <w:sz w:val="24"/>
                <w:szCs w:val="24"/>
              </w:rPr>
              <w:t>директор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Pr="002727BD">
              <w:rPr>
                <w:rFonts w:ascii="Arno Pro Caption" w:hAnsi="Arno Pro Caption" w:cs="Tahoma"/>
                <w:sz w:val="24"/>
                <w:szCs w:val="24"/>
              </w:rPr>
              <w:t>Корпоративного университета РЖД Роман Баскин</w:t>
            </w:r>
            <w:r>
              <w:rPr>
                <w:rFonts w:ascii="Arno Pro Caption" w:hAnsi="Arno Pro Caption" w:cs="Tahoma"/>
                <w:sz w:val="24"/>
                <w:szCs w:val="24"/>
              </w:rPr>
              <w:t>:</w:t>
            </w:r>
            <w:r w:rsidRPr="002727BD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Pr="002727BD">
              <w:rPr>
                <w:rFonts w:ascii="Arno Pro Caption" w:hAnsi="Arno Pro Caption" w:cs="Tahoma"/>
                <w:i/>
                <w:sz w:val="24"/>
                <w:szCs w:val="24"/>
              </w:rPr>
              <w:t>«Я как инженер-движенец очень хорошо знаю, какие знания забываются, утрачиваются, когда проходит 5-10 лет после окончания вуза, но они, безусловно, остаются важны для более высоких должностей в управлении перевозочным процессом в масштабах всей сети».</w:t>
            </w:r>
            <w:r>
              <w:rPr>
                <w:rFonts w:ascii="Arno Pro Caption" w:hAnsi="Arno Pro Caption" w:cs="Tahoma"/>
                <w:i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sz w:val="24"/>
                <w:szCs w:val="24"/>
              </w:rPr>
              <w:t>Дл</w:t>
            </w:r>
            <w:r w:rsidRPr="002B31F9">
              <w:rPr>
                <w:rFonts w:ascii="Arno Pro Caption" w:hAnsi="Arno Pro Caption" w:cs="Tahoma"/>
                <w:sz w:val="24"/>
                <w:szCs w:val="24"/>
              </w:rPr>
              <w:t>я управленцев без железнодорожного образования, эта программа приобретает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ещё большую ценность. </w:t>
            </w:r>
          </w:p>
          <w:p w14:paraId="17DB2FE9" w14:textId="77777777" w:rsidR="00B80CD0" w:rsidRDefault="00B80CD0" w:rsidP="00B80CD0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</w:p>
          <w:p w14:paraId="4EC9C13B" w14:textId="77777777" w:rsidR="00B80CD0" w:rsidRPr="00A02BF6" w:rsidRDefault="00B80CD0" w:rsidP="00B80CD0">
            <w:pPr>
              <w:spacing w:after="0" w:line="240" w:lineRule="auto"/>
              <w:rPr>
                <w:rFonts w:ascii="Arno Pro Caption" w:hAnsi="Arno Pro Caption" w:cs="Tahoma"/>
                <w:i/>
                <w:sz w:val="24"/>
                <w:szCs w:val="24"/>
              </w:rPr>
            </w:pPr>
            <w:r w:rsidRPr="00A02BF6">
              <w:rPr>
                <w:rFonts w:ascii="Arno Pro Caption" w:hAnsi="Arno Pro Caption" w:cs="Tahoma"/>
                <w:i/>
                <w:sz w:val="24"/>
                <w:szCs w:val="24"/>
              </w:rPr>
              <w:t>«Тезис о том, что чем выше руководитель, тем меньше ему нужны профессиональные компетенции, сегодня для РЖД неприемлем,</w:t>
            </w:r>
            <w:r w:rsidRPr="00A02BF6">
              <w:rPr>
                <w:rFonts w:ascii="Arno Pro Caption" w:hAnsi="Arno Pro Caption" w:cs="Tahoma"/>
                <w:sz w:val="24"/>
                <w:szCs w:val="24"/>
              </w:rPr>
              <w:t xml:space="preserve"> – уверен 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один из заказчиков программы, </w:t>
            </w:r>
            <w:r w:rsidRPr="00A02BF6">
              <w:rPr>
                <w:rFonts w:ascii="Arno Pro Caption" w:hAnsi="Arno Pro Caption" w:cs="Tahoma"/>
                <w:sz w:val="24"/>
                <w:szCs w:val="24"/>
              </w:rPr>
              <w:t xml:space="preserve">заместитель начальника Центральной дирекции инфраструктуры по кадровым и социальным вопросам – филиала ОАО «РЖД» Дмитрий </w:t>
            </w:r>
            <w:proofErr w:type="spellStart"/>
            <w:r w:rsidRPr="00A02BF6">
              <w:rPr>
                <w:rFonts w:ascii="Arno Pro Caption" w:hAnsi="Arno Pro Caption" w:cs="Tahoma"/>
                <w:sz w:val="24"/>
                <w:szCs w:val="24"/>
              </w:rPr>
              <w:t>Горлевский</w:t>
            </w:r>
            <w:proofErr w:type="spellEnd"/>
            <w:r w:rsidRPr="00A02BF6">
              <w:rPr>
                <w:rFonts w:ascii="Arno Pro Caption" w:hAnsi="Arno Pro Caption" w:cs="Tahoma"/>
                <w:sz w:val="24"/>
                <w:szCs w:val="24"/>
              </w:rPr>
              <w:t>. – </w:t>
            </w:r>
            <w:r w:rsidRPr="00A02BF6">
              <w:rPr>
                <w:rFonts w:ascii="Arno Pro Caption" w:hAnsi="Arno Pro Caption" w:cs="Tahoma"/>
                <w:i/>
                <w:sz w:val="24"/>
                <w:szCs w:val="24"/>
              </w:rPr>
              <w:t>Особенно когда речь идёт о руководителях путевого хозяйства, где именно знания, их объём и актуальность определяют уровень принятых решений. Вот почему эта программа сегодня имеет огромное значение не только для персонального развития и карьерных перспектив работников, но и для холдинга в целом. Необходимость создания этой программы продиктована временем».</w:t>
            </w:r>
            <w:commentRangeEnd w:id="1"/>
            <w:r w:rsidR="00DD3C10">
              <w:rPr>
                <w:rStyle w:val="af"/>
              </w:rPr>
              <w:commentReference w:id="1"/>
            </w:r>
          </w:p>
          <w:p w14:paraId="695224FD" w14:textId="01849334" w:rsidR="00B80CD0" w:rsidRPr="00C44737" w:rsidRDefault="00B80CD0" w:rsidP="00A317FF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</w:p>
        </w:tc>
      </w:tr>
    </w:tbl>
    <w:p w14:paraId="3B3968E9" w14:textId="77777777" w:rsidR="00B5275F" w:rsidRPr="00B5275F" w:rsidRDefault="00B5275F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47A7987" w14:textId="77777777" w:rsidR="00B4750A" w:rsidRPr="00542CA4" w:rsidRDefault="00A35442" w:rsidP="00A35442">
      <w:pPr>
        <w:spacing w:after="0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542CA4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3. </w:t>
      </w:r>
      <w:r w:rsidR="0030594C" w:rsidRPr="00542CA4">
        <w:rPr>
          <w:rFonts w:ascii="Arno Pro Caption" w:hAnsi="Arno Pro Caption" w:cs="Tahoma"/>
          <w:b/>
          <w:bCs/>
          <w:color w:val="800000"/>
          <w:sz w:val="24"/>
          <w:szCs w:val="24"/>
        </w:rPr>
        <w:t>РАЗРАБО</w:t>
      </w:r>
      <w:r w:rsidR="00D94231" w:rsidRPr="00542CA4">
        <w:rPr>
          <w:rFonts w:ascii="Arno Pro Caption" w:hAnsi="Arno Pro Caption" w:cs="Tahoma"/>
          <w:b/>
          <w:bCs/>
          <w:color w:val="800000"/>
          <w:sz w:val="24"/>
          <w:szCs w:val="24"/>
        </w:rPr>
        <w:t>ТЧ</w:t>
      </w:r>
      <w:r w:rsidR="0030594C" w:rsidRPr="00542CA4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ИКИ ПРОГРАММЫ </w:t>
      </w:r>
    </w:p>
    <w:p w14:paraId="09950371" w14:textId="77777777" w:rsidR="00A35442" w:rsidRPr="00542CA4" w:rsidRDefault="008F3EFD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542CA4">
        <w:rPr>
          <w:rFonts w:ascii="Arno Pro Caption" w:hAnsi="Arno Pro Caption" w:cs="Tahoma"/>
          <w:b/>
          <w:bCs/>
          <w:sz w:val="24"/>
          <w:szCs w:val="24"/>
        </w:rPr>
        <w:t>3</w:t>
      </w:r>
      <w:r w:rsidR="00B4750A" w:rsidRPr="00542CA4">
        <w:rPr>
          <w:rFonts w:ascii="Arno Pro Caption" w:hAnsi="Arno Pro Caption" w:cs="Tahoma"/>
          <w:b/>
          <w:bCs/>
          <w:sz w:val="24"/>
          <w:szCs w:val="24"/>
        </w:rPr>
        <w:t>.1</w:t>
      </w:r>
      <w:r w:rsidR="00D1145B" w:rsidRPr="00542CA4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E601F8" w:rsidRPr="00542CA4">
        <w:rPr>
          <w:rFonts w:ascii="Arno Pro Caption" w:hAnsi="Arno Pro Caption" w:cs="Tahoma"/>
          <w:b/>
          <w:bCs/>
          <w:sz w:val="24"/>
          <w:szCs w:val="24"/>
        </w:rPr>
        <w:t xml:space="preserve">Наименование </w:t>
      </w:r>
      <w:r w:rsidR="00052470" w:rsidRPr="00542CA4">
        <w:rPr>
          <w:rFonts w:ascii="Arno Pro Caption" w:hAnsi="Arno Pro Caption" w:cs="Tahoma"/>
          <w:b/>
          <w:bCs/>
          <w:sz w:val="24"/>
          <w:szCs w:val="24"/>
        </w:rPr>
        <w:t>организации</w:t>
      </w:r>
      <w:r w:rsidR="001C2CB4" w:rsidRPr="00542CA4">
        <w:rPr>
          <w:rFonts w:ascii="Arno Pro Caption" w:hAnsi="Arno Pro Caption" w:cs="Tahoma"/>
          <w:b/>
          <w:bCs/>
          <w:sz w:val="24"/>
          <w:szCs w:val="24"/>
        </w:rPr>
        <w:t>-разработчика</w:t>
      </w:r>
      <w:r w:rsidR="006C1566" w:rsidRPr="00542CA4">
        <w:rPr>
          <w:rFonts w:ascii="Arno Pro Caption" w:hAnsi="Arno Pro Caption" w:cs="Tahoma"/>
          <w:b/>
          <w:bCs/>
          <w:sz w:val="24"/>
          <w:szCs w:val="24"/>
        </w:rPr>
        <w:t xml:space="preserve"> (подрядчика)</w:t>
      </w:r>
      <w:r w:rsidR="009B2799" w:rsidRPr="00542CA4">
        <w:rPr>
          <w:rFonts w:ascii="Arno Pro Caption" w:hAnsi="Arno Pro Caption" w:cs="Tahoma"/>
          <w:b/>
          <w:bCs/>
          <w:sz w:val="24"/>
          <w:szCs w:val="24"/>
        </w:rPr>
        <w:t xml:space="preserve"> или ФИО, должности разработчиков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9D039B" w14:paraId="221B96B9" w14:textId="77777777" w:rsidTr="00D93CC0">
        <w:tc>
          <w:tcPr>
            <w:tcW w:w="10440" w:type="dxa"/>
          </w:tcPr>
          <w:p w14:paraId="34B1BFE5" w14:textId="77777777" w:rsidR="00AC10EC" w:rsidRPr="00542CA4" w:rsidRDefault="00C44737" w:rsidP="00D72C6D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sz w:val="24"/>
                <w:szCs w:val="24"/>
              </w:rPr>
              <w:lastRenderedPageBreak/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</w:tc>
      </w:tr>
    </w:tbl>
    <w:p w14:paraId="17720B94" w14:textId="77777777" w:rsidR="00B4750A" w:rsidRPr="009D039B" w:rsidRDefault="00B4750A" w:rsidP="00191C90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  <w:highlight w:val="yellow"/>
        </w:rPr>
      </w:pPr>
    </w:p>
    <w:p w14:paraId="0D32F47A" w14:textId="77777777" w:rsidR="00A35442" w:rsidRPr="00542CA4" w:rsidRDefault="008F3EFD" w:rsidP="00A35442">
      <w:pPr>
        <w:rPr>
          <w:rFonts w:ascii="Arno Pro Caption" w:hAnsi="Arno Pro Caption" w:cs="Tahoma"/>
          <w:b/>
          <w:bCs/>
          <w:sz w:val="24"/>
          <w:szCs w:val="24"/>
        </w:rPr>
      </w:pPr>
      <w:r w:rsidRPr="00542CA4">
        <w:rPr>
          <w:rFonts w:ascii="Arno Pro Caption" w:hAnsi="Arno Pro Caption" w:cs="Tahoma"/>
          <w:b/>
          <w:bCs/>
          <w:sz w:val="24"/>
          <w:szCs w:val="24"/>
        </w:rPr>
        <w:t>3</w:t>
      </w:r>
      <w:r w:rsidR="00B4750A" w:rsidRPr="00542CA4">
        <w:rPr>
          <w:rFonts w:ascii="Arno Pro Caption" w:hAnsi="Arno Pro Caption" w:cs="Tahoma"/>
          <w:b/>
          <w:bCs/>
          <w:sz w:val="24"/>
          <w:szCs w:val="24"/>
        </w:rPr>
        <w:t>.2</w:t>
      </w:r>
      <w:r w:rsidR="00D1145B" w:rsidRPr="00542CA4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965050" w:rsidRPr="00542CA4">
        <w:rPr>
          <w:rFonts w:ascii="Arno Pro Caption" w:hAnsi="Arno Pro Caption" w:cs="Tahoma"/>
          <w:b/>
          <w:bCs/>
          <w:sz w:val="24"/>
          <w:szCs w:val="24"/>
        </w:rPr>
        <w:t>Другие участники</w:t>
      </w:r>
      <w:r w:rsidR="00B4750A" w:rsidRPr="00542CA4">
        <w:rPr>
          <w:rFonts w:ascii="Arno Pro Caption" w:hAnsi="Arno Pro Caption" w:cs="Tahoma"/>
          <w:b/>
          <w:bCs/>
          <w:sz w:val="24"/>
          <w:szCs w:val="24"/>
        </w:rPr>
        <w:t xml:space="preserve"> проекта (</w:t>
      </w:r>
      <w:r w:rsidR="00965050" w:rsidRPr="00542CA4">
        <w:rPr>
          <w:rFonts w:ascii="Arno Pro Caption" w:hAnsi="Arno Pro Caption" w:cs="Tahoma"/>
          <w:b/>
          <w:bCs/>
          <w:sz w:val="24"/>
          <w:szCs w:val="24"/>
        </w:rPr>
        <w:t>если</w:t>
      </w:r>
      <w:r w:rsidR="00B4750A" w:rsidRPr="00542CA4">
        <w:rPr>
          <w:rFonts w:ascii="Arno Pro Caption" w:hAnsi="Arno Pro Caption" w:cs="Tahoma"/>
          <w:b/>
          <w:bCs/>
          <w:sz w:val="24"/>
          <w:szCs w:val="24"/>
        </w:rPr>
        <w:t xml:space="preserve"> имеются)</w:t>
      </w:r>
      <w:r w:rsidR="00A35442" w:rsidRPr="00542CA4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C44737" w14:paraId="537C58D0" w14:textId="77777777" w:rsidTr="00D93CC0">
        <w:tc>
          <w:tcPr>
            <w:tcW w:w="10440" w:type="dxa"/>
          </w:tcPr>
          <w:p w14:paraId="76D99946" w14:textId="77777777" w:rsidR="00F74511" w:rsidRPr="00542CA4" w:rsidRDefault="00F74511" w:rsidP="00F74511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sz w:val="24"/>
                <w:szCs w:val="24"/>
              </w:rPr>
              <w:t>Департамент управления персоналом ОАО «РЖД».</w:t>
            </w:r>
          </w:p>
          <w:p w14:paraId="14DA1209" w14:textId="77777777" w:rsidR="00191C90" w:rsidRPr="00542CA4" w:rsidRDefault="00C44737" w:rsidP="00D93CC0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sz w:val="24"/>
                <w:szCs w:val="24"/>
              </w:rPr>
              <w:t>Центральная дирекция управления движением – филиал ОАО «РЖД».</w:t>
            </w:r>
          </w:p>
          <w:p w14:paraId="0CF2A3A3" w14:textId="77777777" w:rsidR="00AC10EC" w:rsidRPr="00542CA4" w:rsidRDefault="00C44737" w:rsidP="00F74511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sz w:val="24"/>
                <w:szCs w:val="24"/>
              </w:rPr>
              <w:t>Центральная дирекция инфраструктуры – филиал ОАО «РЖД».</w:t>
            </w:r>
          </w:p>
        </w:tc>
      </w:tr>
    </w:tbl>
    <w:p w14:paraId="64681108" w14:textId="77777777" w:rsidR="00965050" w:rsidRDefault="00965050" w:rsidP="001F3E4D">
      <w:pPr>
        <w:rPr>
          <w:rFonts w:ascii="Arno Pro Caption" w:hAnsi="Arno Pro Caption" w:cs="Tahoma"/>
          <w:b/>
          <w:bCs/>
          <w:sz w:val="24"/>
          <w:szCs w:val="24"/>
        </w:rPr>
      </w:pPr>
    </w:p>
    <w:p w14:paraId="07624836" w14:textId="77777777" w:rsidR="00A35442" w:rsidRPr="00542CA4" w:rsidRDefault="00A35442" w:rsidP="00A35442">
      <w:pPr>
        <w:spacing w:after="0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542CA4">
        <w:rPr>
          <w:rFonts w:ascii="Arno Pro Caption" w:hAnsi="Arno Pro Caption" w:cs="Tahoma"/>
          <w:b/>
          <w:bCs/>
          <w:color w:val="800000"/>
          <w:sz w:val="24"/>
          <w:szCs w:val="24"/>
        </w:rPr>
        <w:t>4. РУКОВОДИТЕЛЬ И ОСНОВНЫЕ ИСПОЛНИТЕЛИ П</w:t>
      </w:r>
      <w:r w:rsidR="00FA2E1E" w:rsidRPr="00542CA4">
        <w:rPr>
          <w:rFonts w:ascii="Arno Pro Caption" w:hAnsi="Arno Pro Caption" w:cs="Tahoma"/>
          <w:b/>
          <w:bCs/>
          <w:color w:val="800000"/>
          <w:sz w:val="24"/>
          <w:szCs w:val="24"/>
        </w:rPr>
        <w:t>РОГРАММЫ</w:t>
      </w:r>
    </w:p>
    <w:p w14:paraId="6078ED19" w14:textId="77777777" w:rsidR="004D568B" w:rsidRPr="00542CA4" w:rsidRDefault="004D568B" w:rsidP="00A35442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  <w:r w:rsidRPr="00542CA4">
        <w:rPr>
          <w:rFonts w:ascii="Arno Pro Caption" w:hAnsi="Arno Pro Caption" w:cs="Tahoma"/>
          <w:b/>
          <w:bCs/>
          <w:color w:val="000000"/>
          <w:sz w:val="24"/>
          <w:szCs w:val="24"/>
        </w:rPr>
        <w:t>4.1</w:t>
      </w:r>
      <w:r w:rsidR="00D1145B" w:rsidRPr="00542CA4">
        <w:rPr>
          <w:rFonts w:ascii="Arno Pro Caption" w:hAnsi="Arno Pro Caption" w:cs="Tahoma"/>
          <w:b/>
          <w:bCs/>
          <w:color w:val="000000"/>
          <w:sz w:val="24"/>
          <w:szCs w:val="24"/>
        </w:rPr>
        <w:t xml:space="preserve"> </w:t>
      </w:r>
      <w:r w:rsidRPr="00542CA4">
        <w:rPr>
          <w:rFonts w:ascii="Arno Pro Caption" w:hAnsi="Arno Pro Caption" w:cs="Tahoma"/>
          <w:b/>
          <w:bCs/>
          <w:color w:val="000000"/>
          <w:sz w:val="24"/>
          <w:szCs w:val="24"/>
        </w:rPr>
        <w:t>Руководитель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A35442" w:rsidRPr="00542CA4" w14:paraId="412B0B77" w14:textId="77777777" w:rsidTr="006754F5">
        <w:trPr>
          <w:trHeight w:val="559"/>
        </w:trPr>
        <w:tc>
          <w:tcPr>
            <w:tcW w:w="10440" w:type="dxa"/>
            <w:shd w:val="clear" w:color="auto" w:fill="auto"/>
          </w:tcPr>
          <w:p w14:paraId="1A2CBBBD" w14:textId="77777777" w:rsidR="00A6647E" w:rsidRPr="00542CA4" w:rsidRDefault="00542CA4" w:rsidP="00D72C6D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ФИО: </w:t>
            </w:r>
            <w:r w:rsidR="00C44737" w:rsidRPr="00542CA4">
              <w:rPr>
                <w:rFonts w:ascii="Arno Pro Caption" w:hAnsi="Arno Pro Caption" w:cs="Tahoma"/>
                <w:bCs/>
                <w:sz w:val="24"/>
                <w:szCs w:val="24"/>
              </w:rPr>
              <w:t>Баскин Роман Валерьевич</w:t>
            </w:r>
          </w:p>
        </w:tc>
      </w:tr>
      <w:tr w:rsidR="00A35442" w:rsidRPr="00542CA4" w14:paraId="299E1FC6" w14:textId="77777777" w:rsidTr="006754F5">
        <w:trPr>
          <w:trHeight w:val="501"/>
        </w:trPr>
        <w:tc>
          <w:tcPr>
            <w:tcW w:w="10440" w:type="dxa"/>
            <w:shd w:val="clear" w:color="auto" w:fill="auto"/>
          </w:tcPr>
          <w:p w14:paraId="2B63AAD9" w14:textId="77777777" w:rsidR="00A6647E" w:rsidRPr="00542CA4" w:rsidRDefault="00542CA4" w:rsidP="00D72C6D">
            <w:pPr>
              <w:spacing w:line="240" w:lineRule="auto"/>
            </w:pPr>
            <w:r w:rsidRPr="00542CA4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Должность: </w:t>
            </w:r>
            <w:r w:rsidR="00C44737" w:rsidRPr="00542CA4">
              <w:rPr>
                <w:rFonts w:ascii="Arno Pro Caption" w:hAnsi="Arno Pro Caption" w:cs="Tahoma"/>
                <w:bCs/>
                <w:sz w:val="24"/>
                <w:szCs w:val="24"/>
              </w:rPr>
              <w:t>Директор Корпоративного университета РЖД</w:t>
            </w:r>
          </w:p>
        </w:tc>
      </w:tr>
      <w:tr w:rsidR="004D568B" w:rsidRPr="002A7760" w14:paraId="5222393B" w14:textId="77777777" w:rsidTr="003A451F">
        <w:trPr>
          <w:trHeight w:val="384"/>
        </w:trPr>
        <w:tc>
          <w:tcPr>
            <w:tcW w:w="10440" w:type="dxa"/>
            <w:shd w:val="clear" w:color="auto" w:fill="auto"/>
          </w:tcPr>
          <w:p w14:paraId="3235B9B6" w14:textId="77777777" w:rsidR="004D568B" w:rsidRPr="004D568B" w:rsidRDefault="00542CA4" w:rsidP="00C44737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542CA4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Телефон, email: </w:t>
            </w:r>
            <w:hyperlink r:id="rId12" w:history="1">
              <w:r w:rsidR="00C44737" w:rsidRPr="00542CA4">
                <w:rPr>
                  <w:rStyle w:val="aa"/>
                  <w:rFonts w:ascii="Arno Pro Caption" w:hAnsi="Arno Pro Caption" w:cs="Tahoma"/>
                  <w:bCs/>
                  <w:sz w:val="24"/>
                  <w:szCs w:val="24"/>
                  <w:lang w:val="en-US"/>
                </w:rPr>
                <w:t>baskin</w:t>
              </w:r>
              <w:r w:rsidR="00C44737" w:rsidRPr="00542CA4">
                <w:rPr>
                  <w:rStyle w:val="aa"/>
                  <w:rFonts w:ascii="Arno Pro Caption" w:hAnsi="Arno Pro Caption" w:cs="Tahoma"/>
                  <w:bCs/>
                  <w:sz w:val="24"/>
                  <w:szCs w:val="24"/>
                </w:rPr>
                <w:t>@curzd.ru</w:t>
              </w:r>
            </w:hyperlink>
            <w:r w:rsidR="00C44737" w:rsidRPr="00542CA4">
              <w:rPr>
                <w:rFonts w:ascii="Arno Pro Caption" w:hAnsi="Arno Pro Caption" w:cs="Tahoma"/>
                <w:bCs/>
                <w:sz w:val="24"/>
                <w:szCs w:val="24"/>
              </w:rPr>
              <w:t>,  +7 499 260 47 71</w:t>
            </w:r>
          </w:p>
        </w:tc>
      </w:tr>
    </w:tbl>
    <w:p w14:paraId="05FA7C88" w14:textId="77777777" w:rsidR="004D568B" w:rsidRDefault="004D568B" w:rsidP="004D568B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</w:p>
    <w:p w14:paraId="758816B0" w14:textId="77777777" w:rsidR="004D568B" w:rsidRPr="00542CA4" w:rsidRDefault="004D568B" w:rsidP="004D568B">
      <w:pPr>
        <w:spacing w:after="0"/>
        <w:rPr>
          <w:rFonts w:ascii="Arno Pro Caption" w:hAnsi="Arno Pro Caption" w:cs="Tahoma"/>
          <w:b/>
          <w:bCs/>
          <w:color w:val="000000"/>
          <w:sz w:val="24"/>
          <w:szCs w:val="24"/>
        </w:rPr>
      </w:pPr>
      <w:r w:rsidRPr="00542CA4">
        <w:rPr>
          <w:rFonts w:ascii="Arno Pro Caption" w:hAnsi="Arno Pro Caption" w:cs="Tahoma"/>
          <w:b/>
          <w:bCs/>
          <w:color w:val="000000"/>
          <w:sz w:val="24"/>
          <w:szCs w:val="24"/>
        </w:rPr>
        <w:t>4.</w:t>
      </w:r>
      <w:r w:rsidR="00D1145B" w:rsidRPr="00542CA4">
        <w:rPr>
          <w:rFonts w:ascii="Arno Pro Caption" w:hAnsi="Arno Pro Caption" w:cs="Tahoma"/>
          <w:b/>
          <w:bCs/>
          <w:color w:val="000000"/>
          <w:sz w:val="24"/>
          <w:szCs w:val="24"/>
        </w:rPr>
        <w:t xml:space="preserve">2 </w:t>
      </w:r>
      <w:r w:rsidRPr="00542CA4">
        <w:rPr>
          <w:rFonts w:ascii="Arno Pro Caption" w:hAnsi="Arno Pro Caption" w:cs="Tahoma"/>
          <w:b/>
          <w:bCs/>
          <w:color w:val="000000"/>
          <w:sz w:val="24"/>
          <w:szCs w:val="24"/>
        </w:rPr>
        <w:t>Исполнит</w:t>
      </w:r>
      <w:r w:rsidR="0037392B" w:rsidRPr="00542CA4">
        <w:rPr>
          <w:rFonts w:ascii="Arno Pro Caption" w:hAnsi="Arno Pro Caption" w:cs="Tahoma"/>
          <w:b/>
          <w:bCs/>
          <w:color w:val="000000"/>
          <w:sz w:val="24"/>
          <w:szCs w:val="24"/>
        </w:rPr>
        <w:t>ели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0440"/>
      </w:tblGrid>
      <w:tr w:rsidR="004D568B" w:rsidRPr="00542CA4" w14:paraId="7B32F756" w14:textId="77777777" w:rsidTr="00A80568">
        <w:trPr>
          <w:trHeight w:val="557"/>
        </w:trPr>
        <w:tc>
          <w:tcPr>
            <w:tcW w:w="10440" w:type="dxa"/>
            <w:shd w:val="clear" w:color="auto" w:fill="auto"/>
          </w:tcPr>
          <w:p w14:paraId="00DB615E" w14:textId="77777777" w:rsidR="00910552" w:rsidRPr="00542CA4" w:rsidRDefault="00160111" w:rsidP="00A80568">
            <w:pPr>
              <w:spacing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sz w:val="24"/>
                <w:szCs w:val="24"/>
              </w:rPr>
              <w:t>ФИО: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Коркин Александр Олегович </w:t>
            </w:r>
          </w:p>
        </w:tc>
      </w:tr>
      <w:tr w:rsidR="004D568B" w:rsidRPr="00542CA4" w14:paraId="6E0C8A57" w14:textId="77777777" w:rsidTr="00A80568">
        <w:trPr>
          <w:trHeight w:val="558"/>
        </w:trPr>
        <w:tc>
          <w:tcPr>
            <w:tcW w:w="10440" w:type="dxa"/>
            <w:shd w:val="clear" w:color="auto" w:fill="auto"/>
          </w:tcPr>
          <w:p w14:paraId="6D47942E" w14:textId="77777777" w:rsidR="00134B0F" w:rsidRPr="00542CA4" w:rsidRDefault="00160111" w:rsidP="001B2E73">
            <w:pPr>
              <w:spacing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sz w:val="24"/>
                <w:szCs w:val="24"/>
              </w:rPr>
              <w:t>Должность:</w:t>
            </w:r>
            <w:r w:rsidR="00E30C30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="00E30C30" w:rsidRPr="00E30C30">
              <w:rPr>
                <w:rFonts w:ascii="Arno Pro Caption" w:hAnsi="Arno Pro Caption" w:cs="Tahoma"/>
                <w:sz w:val="24"/>
                <w:szCs w:val="24"/>
              </w:rPr>
              <w:t>Заместитель директора</w:t>
            </w:r>
          </w:p>
        </w:tc>
      </w:tr>
      <w:tr w:rsidR="00542CA4" w:rsidRPr="002A7760" w14:paraId="6EDA0B27" w14:textId="77777777" w:rsidTr="00A80568">
        <w:trPr>
          <w:trHeight w:val="558"/>
        </w:trPr>
        <w:tc>
          <w:tcPr>
            <w:tcW w:w="10440" w:type="dxa"/>
            <w:shd w:val="clear" w:color="auto" w:fill="auto"/>
          </w:tcPr>
          <w:p w14:paraId="72241F84" w14:textId="77777777" w:rsidR="00542CA4" w:rsidRPr="00542CA4" w:rsidRDefault="00160111" w:rsidP="001B2E73">
            <w:pPr>
              <w:spacing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E30C30">
              <w:rPr>
                <w:rFonts w:ascii="Arno Pro Caption" w:hAnsi="Arno Pro Caption" w:cs="Tahoma"/>
                <w:sz w:val="24"/>
                <w:szCs w:val="24"/>
              </w:rPr>
              <w:t>Телефон, email:</w:t>
            </w:r>
            <w:r w:rsidR="00E30C30" w:rsidRPr="00E30C30">
              <w:rPr>
                <w:rFonts w:ascii="Arno Pro Caption" w:hAnsi="Arno Pro Caption" w:cs="Tahoma"/>
                <w:sz w:val="24"/>
                <w:szCs w:val="24"/>
              </w:rPr>
              <w:t xml:space="preserve"> korkin@curzd.ru</w:t>
            </w:r>
          </w:p>
        </w:tc>
      </w:tr>
      <w:tr w:rsidR="00160111" w:rsidRPr="002A7760" w14:paraId="741EB739" w14:textId="77777777" w:rsidTr="00A80568">
        <w:trPr>
          <w:trHeight w:val="558"/>
        </w:trPr>
        <w:tc>
          <w:tcPr>
            <w:tcW w:w="10440" w:type="dxa"/>
            <w:shd w:val="clear" w:color="auto" w:fill="auto"/>
          </w:tcPr>
          <w:p w14:paraId="3DEACF47" w14:textId="18F6E6E5" w:rsidR="00160111" w:rsidRPr="00E30C30" w:rsidRDefault="00160111" w:rsidP="00160111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sz w:val="24"/>
                <w:szCs w:val="24"/>
              </w:rPr>
              <w:t xml:space="preserve">ФИО: </w:t>
            </w:r>
            <w:r w:rsidR="00B80CD0" w:rsidRPr="00542CA4">
              <w:rPr>
                <w:rFonts w:ascii="Arno Pro Caption" w:hAnsi="Arno Pro Caption" w:cs="Tahoma"/>
                <w:sz w:val="24"/>
                <w:szCs w:val="24"/>
              </w:rPr>
              <w:t>К</w:t>
            </w:r>
            <w:r w:rsidR="00B80CD0">
              <w:rPr>
                <w:rFonts w:ascii="Arno Pro Caption" w:hAnsi="Arno Pro Caption" w:cs="Tahoma"/>
                <w:sz w:val="24"/>
                <w:szCs w:val="24"/>
              </w:rPr>
              <w:t>о</w:t>
            </w:r>
            <w:r w:rsidR="00B80CD0" w:rsidRPr="00542CA4">
              <w:rPr>
                <w:rFonts w:ascii="Arno Pro Caption" w:hAnsi="Arno Pro Caption" w:cs="Tahoma"/>
                <w:sz w:val="24"/>
                <w:szCs w:val="24"/>
              </w:rPr>
              <w:t xml:space="preserve">роль </w:t>
            </w:r>
            <w:r w:rsidRPr="00542CA4">
              <w:rPr>
                <w:rFonts w:ascii="Arno Pro Caption" w:hAnsi="Arno Pro Caption" w:cs="Tahoma"/>
                <w:sz w:val="24"/>
                <w:szCs w:val="24"/>
              </w:rPr>
              <w:t xml:space="preserve">Артём Андреевич </w:t>
            </w:r>
          </w:p>
        </w:tc>
      </w:tr>
      <w:tr w:rsidR="00160111" w:rsidRPr="002A7760" w14:paraId="05673C9A" w14:textId="77777777" w:rsidTr="00A80568">
        <w:trPr>
          <w:trHeight w:val="558"/>
        </w:trPr>
        <w:tc>
          <w:tcPr>
            <w:tcW w:w="10440" w:type="dxa"/>
            <w:shd w:val="clear" w:color="auto" w:fill="auto"/>
          </w:tcPr>
          <w:p w14:paraId="5967FD24" w14:textId="41742366" w:rsidR="00160111" w:rsidRPr="00542CA4" w:rsidRDefault="00160111" w:rsidP="00160111">
            <w:pPr>
              <w:spacing w:after="0" w:line="240" w:lineRule="auto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 w:rsidRPr="00542CA4">
              <w:rPr>
                <w:rFonts w:ascii="Arno Pro Caption" w:hAnsi="Arno Pro Caption" w:cs="Tahoma"/>
                <w:sz w:val="24"/>
                <w:szCs w:val="24"/>
              </w:rPr>
              <w:t>Должность: Начальник центр</w:t>
            </w:r>
            <w:r w:rsidR="000817B4">
              <w:rPr>
                <w:rFonts w:ascii="Arno Pro Caption" w:hAnsi="Arno Pro Caption" w:cs="Tahoma"/>
                <w:sz w:val="24"/>
                <w:szCs w:val="24"/>
              </w:rPr>
              <w:t>а</w:t>
            </w:r>
            <w:r w:rsidRPr="00542CA4">
              <w:rPr>
                <w:rFonts w:ascii="Arno Pro Caption" w:hAnsi="Arno Pro Caption" w:cs="Tahoma"/>
                <w:sz w:val="24"/>
                <w:szCs w:val="24"/>
              </w:rPr>
              <w:t xml:space="preserve"> организации профессионального обучения руководителей </w:t>
            </w:r>
          </w:p>
        </w:tc>
      </w:tr>
      <w:tr w:rsidR="00160111" w:rsidRPr="002A7760" w14:paraId="01581328" w14:textId="77777777" w:rsidTr="00A80568">
        <w:trPr>
          <w:trHeight w:val="558"/>
        </w:trPr>
        <w:tc>
          <w:tcPr>
            <w:tcW w:w="10440" w:type="dxa"/>
            <w:shd w:val="clear" w:color="auto" w:fill="auto"/>
          </w:tcPr>
          <w:p w14:paraId="648C9059" w14:textId="77777777" w:rsidR="00160111" w:rsidRPr="00542CA4" w:rsidRDefault="00160111" w:rsidP="001601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CA4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Телефон, email: </w:t>
            </w:r>
            <w:hyperlink r:id="rId13" w:history="1">
              <w:r w:rsidRPr="00542CA4">
                <w:rPr>
                  <w:rStyle w:val="aa"/>
                  <w:rFonts w:ascii="Arno Pro Caption" w:hAnsi="Arno Pro Caption" w:cs="Tahoma"/>
                  <w:sz w:val="24"/>
                  <w:szCs w:val="24"/>
                </w:rPr>
                <w:t>korol@curzd.ru</w:t>
              </w:r>
            </w:hyperlink>
            <w:r w:rsidRPr="00542CA4">
              <w:rPr>
                <w:rFonts w:ascii="Arno Pro Caption" w:hAnsi="Arno Pro Caption" w:cs="Tahoma"/>
                <w:sz w:val="24"/>
                <w:szCs w:val="24"/>
              </w:rPr>
              <w:t xml:space="preserve">, </w:t>
            </w:r>
            <w:r w:rsidRPr="00542CA4">
              <w:t xml:space="preserve"> </w:t>
            </w:r>
            <w:r w:rsidRPr="00542C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+79277781819</w:t>
            </w:r>
          </w:p>
          <w:p w14:paraId="7F8A8D34" w14:textId="77777777" w:rsidR="00160111" w:rsidRPr="00542CA4" w:rsidRDefault="00160111" w:rsidP="00160111">
            <w:pPr>
              <w:spacing w:after="0" w:line="240" w:lineRule="auto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</w:p>
        </w:tc>
      </w:tr>
      <w:bookmarkEnd w:id="0"/>
    </w:tbl>
    <w:p w14:paraId="2AE3A466" w14:textId="77777777" w:rsidR="00A80568" w:rsidRDefault="00A80568" w:rsidP="0032376C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7A269FBD" w14:textId="77777777" w:rsidR="002A7760" w:rsidRPr="00160111" w:rsidRDefault="00A35442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160111">
        <w:rPr>
          <w:rFonts w:ascii="Arno Pro Caption" w:hAnsi="Arno Pro Caption" w:cs="Tahoma"/>
          <w:b/>
          <w:bCs/>
          <w:color w:val="800000"/>
          <w:sz w:val="24"/>
          <w:szCs w:val="24"/>
        </w:rPr>
        <w:t>5. ОПИСАНИЕ УЧАСТНИКОВ П</w:t>
      </w:r>
      <w:r w:rsidR="00952D4B" w:rsidRPr="00160111">
        <w:rPr>
          <w:rFonts w:ascii="Arno Pro Caption" w:hAnsi="Arno Pro Caption" w:cs="Tahoma"/>
          <w:b/>
          <w:bCs/>
          <w:color w:val="800000"/>
          <w:sz w:val="24"/>
          <w:szCs w:val="24"/>
        </w:rPr>
        <w:t>РОГРАММЫ</w:t>
      </w:r>
    </w:p>
    <w:p w14:paraId="36CB1454" w14:textId="77777777" w:rsidR="002A7760" w:rsidRPr="00160111" w:rsidRDefault="002A7760" w:rsidP="002A7760">
      <w:pPr>
        <w:rPr>
          <w:rFonts w:ascii="Arno Pro Caption" w:hAnsi="Arno Pro Caption" w:cs="Tahoma"/>
          <w:b/>
          <w:bCs/>
          <w:sz w:val="24"/>
          <w:szCs w:val="24"/>
        </w:rPr>
      </w:pPr>
      <w:r w:rsidRPr="00160111">
        <w:rPr>
          <w:rFonts w:ascii="Arno Pro Caption" w:hAnsi="Arno Pro Caption" w:cs="Tahoma"/>
          <w:b/>
          <w:bCs/>
          <w:sz w:val="24"/>
          <w:szCs w:val="24"/>
        </w:rPr>
        <w:t>5.1</w:t>
      </w:r>
      <w:r w:rsidR="00D1145B" w:rsidRPr="00160111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Pr="00160111">
        <w:rPr>
          <w:rFonts w:ascii="Arno Pro Caption" w:hAnsi="Arno Pro Caption" w:cs="Tahoma"/>
          <w:b/>
          <w:bCs/>
          <w:sz w:val="24"/>
          <w:szCs w:val="24"/>
        </w:rPr>
        <w:t>Организация–заявитель</w:t>
      </w:r>
      <w:r w:rsidR="00F94401" w:rsidRPr="00160111">
        <w:rPr>
          <w:rFonts w:ascii="Arno Pro Caption" w:hAnsi="Arno Pro Caption" w:cs="Tahoma"/>
          <w:b/>
          <w:bCs/>
          <w:sz w:val="24"/>
          <w:szCs w:val="24"/>
        </w:rPr>
        <w:t xml:space="preserve"> (указанное название будет использоваться в дипломе номинанта или лауреата)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B45BC4" w:rsidRPr="009D039B" w14:paraId="14F3B28A" w14:textId="77777777" w:rsidTr="00D93CC0">
        <w:tc>
          <w:tcPr>
            <w:tcW w:w="10440" w:type="dxa"/>
          </w:tcPr>
          <w:p w14:paraId="27D7A3B9" w14:textId="71C1BF4E" w:rsidR="00160111" w:rsidRDefault="00160111" w:rsidP="00160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ОАО «РЖД» -</w:t>
            </w:r>
            <w:r w:rsidR="008B44EF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к</w:t>
            </w:r>
            <w:r w:rsidR="00D960D0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ру</w:t>
            </w:r>
            <w:r w:rsidR="008B44EF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пнейший российский ж</w:t>
            </w:r>
            <w:r w:rsidR="00D960D0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елезнодорожный </w:t>
            </w:r>
            <w:r w:rsidR="008B44EF"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перевозчик</w:t>
            </w: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 xml:space="preserve"> </w:t>
            </w:r>
          </w:p>
          <w:p w14:paraId="142D8399" w14:textId="77777777" w:rsidR="00160111" w:rsidRDefault="00160111" w:rsidP="00160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</w:pPr>
            <w:r>
              <w:rPr>
                <w:rFonts w:ascii="Arno Pro Caption" w:eastAsia="Arno Pro Caption" w:hAnsi="Arno Pro Caption" w:cs="Arno Pro Caption"/>
                <w:color w:val="000000"/>
                <w:sz w:val="24"/>
                <w:szCs w:val="24"/>
              </w:rPr>
              <w:t>Списочная численность компании более 676 тыс. чел.</w:t>
            </w:r>
          </w:p>
          <w:p w14:paraId="311E4C5D" w14:textId="77777777" w:rsidR="0029586E" w:rsidRDefault="0029586E" w:rsidP="00160111">
            <w:pPr>
              <w:spacing w:after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</w:p>
          <w:p w14:paraId="72646612" w14:textId="77777777" w:rsidR="00160111" w:rsidRDefault="00160111" w:rsidP="00160111">
            <w:pPr>
              <w:spacing w:after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lastRenderedPageBreak/>
              <w:t>Автономная некоммерческая организация дополнительного профессионального образования «Корпоративный университет РЖД»</w:t>
            </w:r>
          </w:p>
          <w:p w14:paraId="10ACBC06" w14:textId="75229781" w:rsidR="00160111" w:rsidRDefault="00160111" w:rsidP="00160111">
            <w:pPr>
              <w:spacing w:after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Списочная численность Университета </w:t>
            </w:r>
            <w:r w:rsidR="00D960D0">
              <w:rPr>
                <w:rFonts w:ascii="Arno Pro Caption" w:eastAsia="Arno Pro Caption" w:hAnsi="Arno Pro Caption" w:cs="Arno Pro Caption"/>
                <w:sz w:val="24"/>
                <w:szCs w:val="24"/>
              </w:rPr>
              <w:t>-</w:t>
            </w:r>
            <w:r w:rsidR="00D960D0"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 </w:t>
            </w: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>260 человек.</w:t>
            </w:r>
          </w:p>
          <w:p w14:paraId="4DB5F2D8" w14:textId="77777777" w:rsidR="00160111" w:rsidRDefault="00160111" w:rsidP="00160111">
            <w:pPr>
              <w:spacing w:after="0"/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Основные сведения: </w:t>
            </w:r>
          </w:p>
          <w:p w14:paraId="583218F1" w14:textId="77777777" w:rsidR="00160111" w:rsidRPr="00160111" w:rsidRDefault="00160111" w:rsidP="00160111">
            <w:pPr>
              <w:rPr>
                <w:rFonts w:ascii="Arno Pro Caption" w:eastAsia="Arno Pro Caption" w:hAnsi="Arno Pro Caption" w:cs="Arno Pro Caption"/>
                <w:b/>
                <w:bCs/>
                <w:color w:val="000000"/>
                <w:sz w:val="24"/>
                <w:szCs w:val="24"/>
                <w:highlight w:val="yellow"/>
              </w:rPr>
            </w:pPr>
            <w:r w:rsidRPr="00796195">
              <w:rPr>
                <w:rFonts w:ascii="Arno Pro Caption" w:eastAsia="Arno Pro Caption" w:hAnsi="Arno Pro Caption" w:cs="Arno Pro Caption"/>
                <w:sz w:val="24"/>
                <w:szCs w:val="24"/>
              </w:rPr>
              <w:t>https://universitetrzd.ru/svedeniya-ob-obrazovatelnoy-organizatsii/osnovnye-svedeniya/</w:t>
            </w:r>
          </w:p>
        </w:tc>
      </w:tr>
    </w:tbl>
    <w:p w14:paraId="64151B91" w14:textId="77777777" w:rsidR="003A0DCD" w:rsidRPr="002A7760" w:rsidRDefault="008F3EFD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E30C30">
        <w:rPr>
          <w:rFonts w:ascii="Arno Pro Caption" w:hAnsi="Arno Pro Caption" w:cs="Tahoma"/>
          <w:b/>
          <w:bCs/>
          <w:sz w:val="24"/>
          <w:szCs w:val="24"/>
        </w:rPr>
        <w:lastRenderedPageBreak/>
        <w:t>5</w:t>
      </w:r>
      <w:r w:rsidR="00F858C2" w:rsidRPr="00E30C30">
        <w:rPr>
          <w:rFonts w:ascii="Arno Pro Caption" w:hAnsi="Arno Pro Caption" w:cs="Tahoma"/>
          <w:b/>
          <w:bCs/>
          <w:sz w:val="24"/>
          <w:szCs w:val="24"/>
        </w:rPr>
        <w:t>.2</w:t>
      </w:r>
      <w:r w:rsidR="00D1145B" w:rsidRPr="00E30C30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F858C2" w:rsidRPr="00E30C30">
        <w:rPr>
          <w:rFonts w:ascii="Arno Pro Caption" w:hAnsi="Arno Pro Caption" w:cs="Tahoma"/>
          <w:b/>
          <w:bCs/>
          <w:sz w:val="24"/>
          <w:szCs w:val="24"/>
        </w:rPr>
        <w:t>Д</w:t>
      </w:r>
      <w:r w:rsidR="008164D8" w:rsidRPr="00E30C30">
        <w:rPr>
          <w:rFonts w:ascii="Arno Pro Caption" w:hAnsi="Arno Pro Caption" w:cs="Tahoma"/>
          <w:b/>
          <w:bCs/>
          <w:sz w:val="24"/>
          <w:szCs w:val="24"/>
        </w:rPr>
        <w:t>ругие участники проекта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3A0DCD" w:rsidRPr="009D039B" w14:paraId="5399E478" w14:textId="77777777" w:rsidTr="00D72C6D">
        <w:trPr>
          <w:trHeight w:val="647"/>
          <w:jc w:val="center"/>
        </w:trPr>
        <w:tc>
          <w:tcPr>
            <w:tcW w:w="10433" w:type="dxa"/>
          </w:tcPr>
          <w:p w14:paraId="18CF75CD" w14:textId="77777777" w:rsidR="009D039B" w:rsidRPr="00160111" w:rsidRDefault="009D039B" w:rsidP="009D039B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160111">
              <w:rPr>
                <w:rFonts w:ascii="Arno Pro Caption" w:hAnsi="Arno Pro Caption" w:cs="Tahoma"/>
                <w:sz w:val="24"/>
                <w:szCs w:val="24"/>
              </w:rPr>
              <w:t>Центральная дирекция управления движением – филиал ОАО «РЖД».</w:t>
            </w:r>
          </w:p>
          <w:p w14:paraId="69E6F111" w14:textId="77777777" w:rsidR="009D039B" w:rsidRPr="00160111" w:rsidRDefault="009D039B" w:rsidP="009D039B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160111">
              <w:rPr>
                <w:rFonts w:ascii="Arno Pro Caption" w:hAnsi="Arno Pro Caption" w:cs="Tahoma"/>
                <w:sz w:val="24"/>
                <w:szCs w:val="24"/>
              </w:rPr>
              <w:t xml:space="preserve">Центральная дирекция инфраструктуры – филиал ОАО «РЖД». </w:t>
            </w:r>
          </w:p>
          <w:p w14:paraId="5BBB10D6" w14:textId="77777777" w:rsidR="009D039B" w:rsidRPr="00160111" w:rsidRDefault="009D039B" w:rsidP="009D039B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160111">
              <w:rPr>
                <w:rFonts w:ascii="Arno Pro Caption" w:hAnsi="Arno Pro Caption" w:cs="Tahoma"/>
                <w:sz w:val="24"/>
                <w:szCs w:val="24"/>
              </w:rPr>
              <w:t>Российский университет транспорта</w:t>
            </w:r>
          </w:p>
          <w:p w14:paraId="3281BEA8" w14:textId="77777777" w:rsidR="009D039B" w:rsidRPr="00160111" w:rsidRDefault="009D039B" w:rsidP="009D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no Pro Caption" w:hAnsi="Arno Pro Caption" w:cs="Tahoma"/>
                <w:sz w:val="24"/>
                <w:szCs w:val="24"/>
              </w:rPr>
            </w:pPr>
            <w:r w:rsidRPr="00160111">
              <w:rPr>
                <w:rFonts w:ascii="Arno Pro Caption" w:hAnsi="Arno Pro Caption" w:cs="Tahoma"/>
                <w:sz w:val="24"/>
                <w:szCs w:val="24"/>
              </w:rPr>
              <w:t>Петербургский государственный университет путей сообщения Императора Александра I</w:t>
            </w:r>
          </w:p>
          <w:p w14:paraId="367BEF80" w14:textId="77777777" w:rsidR="009D039B" w:rsidRPr="00160111" w:rsidRDefault="009D039B" w:rsidP="009D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no Pro Caption" w:hAnsi="Arno Pro Caption" w:cs="Tahoma"/>
                <w:sz w:val="24"/>
                <w:szCs w:val="24"/>
              </w:rPr>
            </w:pPr>
            <w:r w:rsidRPr="00160111">
              <w:rPr>
                <w:rFonts w:ascii="Arno Pro Caption" w:hAnsi="Arno Pro Caption" w:cs="Tahoma"/>
                <w:sz w:val="24"/>
                <w:szCs w:val="24"/>
              </w:rPr>
              <w:t>Уральский государственный университет путей сообщения</w:t>
            </w:r>
          </w:p>
          <w:p w14:paraId="4B9FCB61" w14:textId="77777777" w:rsidR="009D039B" w:rsidRPr="00160111" w:rsidRDefault="009D039B" w:rsidP="009D0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no Pro Caption" w:hAnsi="Arno Pro Caption" w:cs="Tahoma"/>
                <w:sz w:val="24"/>
                <w:szCs w:val="24"/>
              </w:rPr>
            </w:pPr>
            <w:r w:rsidRPr="00160111">
              <w:rPr>
                <w:rFonts w:ascii="Arno Pro Caption" w:hAnsi="Arno Pro Caption" w:cs="Tahoma"/>
                <w:sz w:val="24"/>
                <w:szCs w:val="24"/>
              </w:rPr>
              <w:t>Сибирский государственный университет путей сообщения</w:t>
            </w:r>
          </w:p>
          <w:p w14:paraId="4C4A25D3" w14:textId="77777777" w:rsidR="009D039B" w:rsidRPr="009D039B" w:rsidRDefault="009D039B" w:rsidP="009D039B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160111">
              <w:rPr>
                <w:rFonts w:ascii="Arno Pro Caption" w:hAnsi="Arno Pro Caption" w:cs="Tahoma"/>
                <w:sz w:val="24"/>
                <w:szCs w:val="24"/>
              </w:rPr>
              <w:t>Дальневосточный государственный университет путей сообщения</w:t>
            </w:r>
          </w:p>
        </w:tc>
      </w:tr>
    </w:tbl>
    <w:p w14:paraId="51DEC11C" w14:textId="77777777" w:rsidR="00C40FDB" w:rsidRPr="00E30C3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E30C30">
        <w:rPr>
          <w:rFonts w:ascii="Arno Pro Caption" w:hAnsi="Arno Pro Caption" w:cs="Tahoma"/>
          <w:b/>
          <w:bCs/>
          <w:sz w:val="24"/>
          <w:szCs w:val="24"/>
        </w:rPr>
        <w:t>5</w:t>
      </w:r>
      <w:r w:rsidR="00D1145B" w:rsidRPr="00E30C30">
        <w:rPr>
          <w:rFonts w:ascii="Arno Pro Caption" w:hAnsi="Arno Pro Caption" w:cs="Tahoma"/>
          <w:b/>
          <w:bCs/>
          <w:sz w:val="24"/>
          <w:szCs w:val="24"/>
        </w:rPr>
        <w:t xml:space="preserve">.3 </w:t>
      </w:r>
      <w:r w:rsidRPr="00E30C30">
        <w:rPr>
          <w:rFonts w:ascii="Arno Pro Caption" w:hAnsi="Arno Pro Caption" w:cs="Tahoma"/>
          <w:b/>
          <w:bCs/>
          <w:sz w:val="24"/>
          <w:szCs w:val="24"/>
        </w:rPr>
        <w:t>Профиль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E30C30" w14:paraId="509542D7" w14:textId="77777777" w:rsidTr="00346410">
        <w:trPr>
          <w:trHeight w:val="647"/>
          <w:jc w:val="center"/>
        </w:trPr>
        <w:tc>
          <w:tcPr>
            <w:tcW w:w="10433" w:type="dxa"/>
          </w:tcPr>
          <w:p w14:paraId="69A33020" w14:textId="77777777" w:rsidR="00E30C30" w:rsidRPr="00E30C30" w:rsidRDefault="00E30C30" w:rsidP="00E30C30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E30C30">
              <w:rPr>
                <w:rFonts w:ascii="Arno Pro Caption" w:hAnsi="Arno Pro Caption" w:cs="Tahoma"/>
                <w:bCs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 (АНО ДПО «Корпоративный университет РЖД»)</w:t>
            </w:r>
          </w:p>
          <w:p w14:paraId="347A3D7A" w14:textId="77777777" w:rsidR="00C40FDB" w:rsidRPr="00E30C30" w:rsidRDefault="00E30C30" w:rsidP="00E30C30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E30C30">
              <w:rPr>
                <w:rFonts w:ascii="Arno Pro Caption" w:hAnsi="Arno Pro Caption" w:cs="Tahoma"/>
                <w:sz w:val="24"/>
                <w:szCs w:val="24"/>
              </w:rPr>
              <w:t>Корпоративный университет РЖД – современная корпоративная бизнес-школа международного уровня, основанная в 2010 году. Реализует задачи по ращвитию управленческих и профессиональных компетенций руководителей железнодорожной отрасли, формирует кадровый резерв холдинга «РЖД».</w:t>
            </w:r>
          </w:p>
        </w:tc>
      </w:tr>
    </w:tbl>
    <w:p w14:paraId="093223ED" w14:textId="77777777" w:rsidR="00C40FDB" w:rsidRPr="002A776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E30C30">
        <w:rPr>
          <w:rFonts w:ascii="Arno Pro Caption" w:hAnsi="Arno Pro Caption" w:cs="Tahoma"/>
          <w:b/>
          <w:bCs/>
          <w:sz w:val="24"/>
          <w:szCs w:val="24"/>
        </w:rPr>
        <w:t>5</w:t>
      </w:r>
      <w:r w:rsidR="00D1145B" w:rsidRPr="00E30C30">
        <w:rPr>
          <w:rFonts w:ascii="Arno Pro Caption" w:hAnsi="Arno Pro Caption" w:cs="Tahoma"/>
          <w:b/>
          <w:bCs/>
          <w:sz w:val="24"/>
          <w:szCs w:val="24"/>
        </w:rPr>
        <w:t xml:space="preserve">.4 </w:t>
      </w:r>
      <w:r w:rsidRPr="00E30C30">
        <w:rPr>
          <w:rFonts w:ascii="Arno Pro Caption" w:hAnsi="Arno Pro Caption" w:cs="Tahoma"/>
          <w:b/>
          <w:bCs/>
          <w:sz w:val="24"/>
          <w:szCs w:val="24"/>
        </w:rPr>
        <w:t>Основные виды деятельности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6F34F26C" w14:textId="77777777" w:rsidTr="00346410">
        <w:trPr>
          <w:trHeight w:val="647"/>
          <w:jc w:val="center"/>
        </w:trPr>
        <w:tc>
          <w:tcPr>
            <w:tcW w:w="10433" w:type="dxa"/>
          </w:tcPr>
          <w:p w14:paraId="6398EB33" w14:textId="77777777" w:rsidR="00E30C30" w:rsidRDefault="00E30C30" w:rsidP="00E30C30">
            <w:pPr>
              <w:spacing w:after="0"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Автономная некоммерческая организация дополнительного профессионального образования «Корпоративный университет РЖД» (АНО ДПО «Корпоративный университет РЖД»)</w:t>
            </w:r>
          </w:p>
          <w:p w14:paraId="7C83F4E4" w14:textId="77777777" w:rsidR="00E30C30" w:rsidRDefault="00E30C30" w:rsidP="00E30C30">
            <w:pPr>
              <w:spacing w:after="0" w:line="240" w:lineRule="auto"/>
              <w:rPr>
                <w:rFonts w:ascii="Arno Pro Caption" w:hAnsi="Arno Pro Caption" w:cs="Tahoma"/>
                <w:bCs/>
                <w:sz w:val="24"/>
                <w:szCs w:val="24"/>
                <w:highlight w:val="magenta"/>
              </w:rPr>
            </w:pPr>
          </w:p>
          <w:p w14:paraId="6D56C836" w14:textId="77777777" w:rsidR="00E30C30" w:rsidRDefault="00E30C30" w:rsidP="00E30C30">
            <w:p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Реализация образовательных решений по развитию управленческих и профессиональных компетенций руководителей подразделений холдинга РЖД и организаций экосистемы железнодорожного транспорта. В образовательном портфеле более 300 уровневых и навыковых программ повышения квалификации и профессиональной переподготовки в аудиторном, онлайн и электронном форматах по следующим ключевым направлениям:</w:t>
            </w:r>
          </w:p>
          <w:p w14:paraId="354BA359" w14:textId="77777777" w:rsidR="00E30C30" w:rsidRDefault="00E30C30" w:rsidP="00E30C30">
            <w:pPr>
              <w:pStyle w:val="ad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стратегическое видение руководителя;</w:t>
            </w:r>
          </w:p>
          <w:p w14:paraId="31C65E2E" w14:textId="77777777" w:rsidR="00E30C30" w:rsidRDefault="00E30C30" w:rsidP="00E30C30">
            <w:pPr>
              <w:pStyle w:val="ad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поддержка операционной эффективности бизнеса;</w:t>
            </w:r>
          </w:p>
          <w:p w14:paraId="2217E42D" w14:textId="77777777" w:rsidR="00E30C30" w:rsidRDefault="00E30C30" w:rsidP="00E30C30">
            <w:pPr>
              <w:pStyle w:val="ad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персональная эффективность руководителя.</w:t>
            </w:r>
          </w:p>
          <w:p w14:paraId="0999678B" w14:textId="77777777" w:rsidR="00E30C30" w:rsidRDefault="00E30C30" w:rsidP="00E30C30">
            <w:p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  <w:p w14:paraId="5D260720" w14:textId="77777777" w:rsidR="00E30C30" w:rsidRDefault="00E30C30" w:rsidP="00E30C30">
            <w:p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>Отдельными направлениями работы является оценка управленческих компетенций и реализация мероприятий в поддержку молодежной политики РЖД.</w:t>
            </w:r>
          </w:p>
          <w:p w14:paraId="16EC4958" w14:textId="77777777" w:rsidR="00E30C30" w:rsidRDefault="00E30C30" w:rsidP="00E30C30">
            <w:p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  <w:p w14:paraId="01C66BF8" w14:textId="77777777" w:rsidR="00E30C30" w:rsidRDefault="00E30C30" w:rsidP="00E30C30">
            <w:p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Ключевыми ресурсами Корпоративного университета РЖД являются:</w:t>
            </w:r>
          </w:p>
          <w:p w14:paraId="3428C902" w14:textId="77777777" w:rsidR="00E30C30" w:rsidRDefault="00E30C30" w:rsidP="00E30C30">
            <w:pPr>
              <w:pStyle w:val="ad"/>
              <w:numPr>
                <w:ilvl w:val="0"/>
                <w:numId w:val="34"/>
              </w:numPr>
              <w:spacing w:after="0"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лицензия на образовательную деятельность;</w:t>
            </w:r>
          </w:p>
          <w:p w14:paraId="1BB4293F" w14:textId="77777777" w:rsidR="00E30C30" w:rsidRDefault="00E30C30" w:rsidP="00E30C30">
            <w:pPr>
              <w:pStyle w:val="ad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более 300 единиц учета образовательных решений;</w:t>
            </w:r>
          </w:p>
          <w:p w14:paraId="699F265C" w14:textId="77777777" w:rsidR="00E30C30" w:rsidRDefault="00E30C30" w:rsidP="00E30C30">
            <w:pPr>
              <w:pStyle w:val="ad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собственный штат методистов, бизнес-тренеров, фасилитаторов, коучей, специалистов по оценке компетенций;</w:t>
            </w:r>
          </w:p>
          <w:p w14:paraId="198F7469" w14:textId="77777777" w:rsidR="00E30C30" w:rsidRDefault="00E30C30" w:rsidP="00E30C30">
            <w:pPr>
              <w:pStyle w:val="ad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кампусы в Москве и Владивостоке с возможностью единовременного обучения более 500 слушателей;</w:t>
            </w:r>
          </w:p>
          <w:p w14:paraId="2F71A395" w14:textId="77777777" w:rsidR="00E30C30" w:rsidRDefault="00E30C30" w:rsidP="00E30C30">
            <w:pPr>
              <w:pStyle w:val="ad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портальные технологии электронного обучения.</w:t>
            </w:r>
          </w:p>
          <w:p w14:paraId="359D50E3" w14:textId="77777777" w:rsidR="00C40FDB" w:rsidRPr="009D039B" w:rsidRDefault="00C40FDB" w:rsidP="00346410">
            <w:pPr>
              <w:rPr>
                <w:rFonts w:ascii="Arno Pro Caption" w:hAnsi="Arno Pro Caption" w:cs="Tahoma"/>
                <w:b/>
                <w:bCs/>
                <w:sz w:val="24"/>
                <w:szCs w:val="24"/>
                <w:highlight w:val="yellow"/>
              </w:rPr>
            </w:pPr>
          </w:p>
        </w:tc>
      </w:tr>
    </w:tbl>
    <w:p w14:paraId="5D4510E5" w14:textId="77777777" w:rsidR="00C40FDB" w:rsidRPr="00E30C30" w:rsidRDefault="00C40FDB" w:rsidP="00C40FDB">
      <w:pPr>
        <w:rPr>
          <w:rFonts w:ascii="Arno Pro Caption" w:hAnsi="Arno Pro Caption" w:cs="Tahoma"/>
          <w:b/>
          <w:bCs/>
          <w:sz w:val="24"/>
          <w:szCs w:val="24"/>
        </w:rPr>
      </w:pPr>
      <w:r w:rsidRPr="00E30C30">
        <w:rPr>
          <w:rFonts w:ascii="Arno Pro Caption" w:hAnsi="Arno Pro Caption" w:cs="Tahoma"/>
          <w:b/>
          <w:bCs/>
          <w:sz w:val="24"/>
          <w:szCs w:val="24"/>
        </w:rPr>
        <w:lastRenderedPageBreak/>
        <w:t>5.</w:t>
      </w:r>
      <w:r w:rsidR="00D1145B" w:rsidRPr="00E30C30">
        <w:rPr>
          <w:rFonts w:ascii="Arno Pro Caption" w:hAnsi="Arno Pro Caption" w:cs="Tahoma"/>
          <w:b/>
          <w:bCs/>
          <w:sz w:val="24"/>
          <w:szCs w:val="24"/>
        </w:rPr>
        <w:t xml:space="preserve">5 </w:t>
      </w:r>
      <w:r w:rsidRPr="00E30C30">
        <w:rPr>
          <w:rFonts w:ascii="Arno Pro Caption" w:hAnsi="Arno Pro Caption" w:cs="Tahoma"/>
          <w:b/>
          <w:bCs/>
          <w:sz w:val="24"/>
          <w:szCs w:val="24"/>
        </w:rPr>
        <w:t>Численность персонала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33"/>
      </w:tblGrid>
      <w:tr w:rsidR="00C40FDB" w:rsidRPr="002A7760" w14:paraId="2414EE26" w14:textId="77777777" w:rsidTr="00346410">
        <w:trPr>
          <w:trHeight w:val="647"/>
          <w:jc w:val="center"/>
        </w:trPr>
        <w:tc>
          <w:tcPr>
            <w:tcW w:w="10433" w:type="dxa"/>
          </w:tcPr>
          <w:p w14:paraId="3DA5FE2E" w14:textId="4B1B1F35" w:rsidR="00C40FDB" w:rsidRPr="00E30C30" w:rsidRDefault="009D039B" w:rsidP="00346410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E30C30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Списочная численность </w:t>
            </w:r>
            <w:r w:rsidR="00D960D0">
              <w:rPr>
                <w:rFonts w:ascii="Arno Pro Caption" w:eastAsia="Arno Pro Caption" w:hAnsi="Arno Pro Caption" w:cs="Arno Pro Caption"/>
                <w:sz w:val="24"/>
                <w:szCs w:val="24"/>
              </w:rPr>
              <w:t>-</w:t>
            </w:r>
            <w:r w:rsidR="00D960D0" w:rsidRPr="00E30C30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 </w:t>
            </w:r>
            <w:r w:rsidRPr="00E30C30">
              <w:rPr>
                <w:rFonts w:ascii="Arno Pro Caption" w:eastAsia="Arno Pro Caption" w:hAnsi="Arno Pro Caption" w:cs="Arno Pro Caption"/>
                <w:sz w:val="24"/>
                <w:szCs w:val="24"/>
              </w:rPr>
              <w:t>2</w:t>
            </w:r>
            <w:r w:rsidR="00E30C30" w:rsidRPr="00E30C30">
              <w:rPr>
                <w:rFonts w:ascii="Arno Pro Caption" w:eastAsia="Arno Pro Caption" w:hAnsi="Arno Pro Caption" w:cs="Arno Pro Caption"/>
                <w:sz w:val="24"/>
                <w:szCs w:val="24"/>
              </w:rPr>
              <w:t>6</w:t>
            </w:r>
            <w:r w:rsidRPr="00E30C30">
              <w:rPr>
                <w:rFonts w:ascii="Arno Pro Caption" w:eastAsia="Arno Pro Caption" w:hAnsi="Arno Pro Caption" w:cs="Arno Pro Caption"/>
                <w:sz w:val="24"/>
                <w:szCs w:val="24"/>
              </w:rPr>
              <w:t>0 человек.</w:t>
            </w:r>
          </w:p>
        </w:tc>
      </w:tr>
    </w:tbl>
    <w:p w14:paraId="5200ED90" w14:textId="77777777" w:rsidR="00A35442" w:rsidRDefault="00A35442" w:rsidP="007F63F0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08A68B47" w14:textId="77777777" w:rsidR="00A35442" w:rsidRDefault="00A35442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A35442">
        <w:rPr>
          <w:rFonts w:ascii="Arno Pro Caption" w:hAnsi="Arno Pro Caption" w:cs="Tahoma"/>
          <w:b/>
          <w:bCs/>
          <w:color w:val="800000"/>
          <w:sz w:val="24"/>
          <w:szCs w:val="24"/>
        </w:rPr>
        <w:t>6. ЦЕЛ</w:t>
      </w:r>
      <w:r w:rsidR="00D77DE3">
        <w:rPr>
          <w:rFonts w:ascii="Arno Pro Caption" w:hAnsi="Arno Pro Caption" w:cs="Tahoma"/>
          <w:b/>
          <w:bCs/>
          <w:color w:val="800000"/>
          <w:sz w:val="24"/>
          <w:szCs w:val="24"/>
        </w:rPr>
        <w:t>И</w:t>
      </w:r>
      <w:r w:rsidR="00B83D31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B12F06">
        <w:rPr>
          <w:rFonts w:ascii="Arno Pro Caption" w:hAnsi="Arno Pro Caption" w:cs="Tahoma"/>
          <w:b/>
          <w:bCs/>
          <w:color w:val="800000"/>
          <w:sz w:val="24"/>
          <w:szCs w:val="24"/>
        </w:rPr>
        <w:t>И СТРУКТУРА</w:t>
      </w:r>
      <w:r w:rsidR="00D77DE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DE467C">
        <w:rPr>
          <w:rFonts w:ascii="Arno Pro Caption" w:hAnsi="Arno Pro Caption" w:cs="Tahoma"/>
          <w:b/>
          <w:bCs/>
          <w:color w:val="800000"/>
          <w:sz w:val="24"/>
          <w:szCs w:val="24"/>
        </w:rPr>
        <w:t>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35442" w:rsidRPr="00D93CC0" w14:paraId="56D368DE" w14:textId="77777777" w:rsidTr="00D93CC0">
        <w:tc>
          <w:tcPr>
            <w:tcW w:w="10440" w:type="dxa"/>
          </w:tcPr>
          <w:p w14:paraId="7839CDB9" w14:textId="34580522" w:rsidR="00191C90" w:rsidRDefault="00D95B99" w:rsidP="00D95B99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Комплекс 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«эталонных»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программ 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>«Профессионал плюс»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—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образовательный стартап 2024 года.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Он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="008B44EF" w:rsidRPr="00D95B99">
              <w:rPr>
                <w:rFonts w:ascii="Arno Pro Caption" w:hAnsi="Arno Pro Caption" w:cs="Tahoma"/>
                <w:bCs/>
                <w:sz w:val="24"/>
                <w:szCs w:val="24"/>
              </w:rPr>
              <w:t>явля</w:t>
            </w:r>
            <w:r w:rsidR="008B44EF">
              <w:rPr>
                <w:rFonts w:ascii="Arno Pro Caption" w:hAnsi="Arno Pro Caption" w:cs="Tahoma"/>
                <w:bCs/>
                <w:sz w:val="24"/>
                <w:szCs w:val="24"/>
              </w:rPr>
              <w:t>е</w:t>
            </w:r>
            <w:r w:rsidR="008B44EF"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тся 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результатом кардинального обновления подходов к развитию профессиональных компетенций руководителей-железнодорожников и синергии 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методической и знаниевой 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экспертизы Корпоративного университета РЖД и </w:t>
            </w:r>
            <w:r w:rsidR="008B44EF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профильных 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железнодорожных </w:t>
            </w:r>
            <w:r w:rsidR="00DD3C10">
              <w:rPr>
                <w:rFonts w:ascii="Arno Pro Caption" w:hAnsi="Arno Pro Caption" w:cs="Tahoma"/>
                <w:bCs/>
                <w:sz w:val="24"/>
                <w:szCs w:val="24"/>
              </w:rPr>
              <w:t>вузов.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</w:p>
          <w:p w14:paraId="5C96357B" w14:textId="5C603218" w:rsidR="00D95B99" w:rsidRDefault="00D95B99" w:rsidP="00D95B99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>Цель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– 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>реализовать принципиально новый подход к актуализации</w:t>
            </w:r>
            <w:r w:rsidR="00D960D0"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и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развит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>ию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прикладны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>х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инженерны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>х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знани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>й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по базовым </w:t>
            </w:r>
            <w:r w:rsidR="008B44EF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производственным </w:t>
            </w:r>
            <w:r w:rsidRPr="00D95B99">
              <w:rPr>
                <w:rFonts w:ascii="Arno Pro Caption" w:hAnsi="Arno Pro Caption" w:cs="Tahoma"/>
                <w:bCs/>
                <w:sz w:val="24"/>
                <w:szCs w:val="24"/>
              </w:rPr>
              <w:t>тематикам, а также переосмыслить теоретические знания с учетом накопленного практического опыта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руководителей-железнодорожников. </w:t>
            </w:r>
          </w:p>
          <w:p w14:paraId="5E662E4D" w14:textId="2F8398ED" w:rsidR="00B80CD0" w:rsidRPr="00BA6D41" w:rsidRDefault="00B80CD0" w:rsidP="00B80CD0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Как разрабатывались программы: 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>Корпоративный университет взял на себя роль интегратора и ключевого методолога процесса обучения.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На базе университета был создан 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>специальный центр, штат которого сформирован из руководителей-производственников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, которые не на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словах, а на деле знают особенности организации перевозочного процесса.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Университет также проанализировал вузовские программы</w:t>
            </w:r>
            <w:r w:rsidR="00A83596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повышения квалификации на предмет соответствия тем обучения руководителей реальным запросам бизнеса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на предмет соответствия тем обучения студентов реальным запросам бизнеса РЖД. В результате многоэтапной масштабной аналитической работы были созданы 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>так называемые эталонные программы, которые в едином формате и по единому контенту тиражируются по всей стране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на базе железнодорожных вузов.  </w:t>
            </w:r>
          </w:p>
          <w:p w14:paraId="110B3936" w14:textId="77777777" w:rsidR="00B80CD0" w:rsidRPr="00BA6D41" w:rsidRDefault="00B80CD0" w:rsidP="00B80CD0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В содержание программ, которые были разработаны совместно с экспертами-железнодорожниками-производственниками компании, вошли 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наиболее важные и прикладные темы, основанные запросах руководства и статистике нарушений в компании. К программам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были 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>разработа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ны 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учебно-методические материалы на основе действующих документов компании. Таким образом, руководители компании обучаются по актуальным программам, созданным внутри компании по передовым образовательным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форматам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Корпоративного у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>ниверситета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РЖД</w:t>
            </w:r>
            <w:r w:rsidRPr="00BA6D41">
              <w:rPr>
                <w:rFonts w:ascii="Arno Pro Caption" w:hAnsi="Arno Pro Caption" w:cs="Tahoma"/>
                <w:bCs/>
                <w:sz w:val="24"/>
                <w:szCs w:val="24"/>
              </w:rPr>
              <w:t>.</w:t>
            </w:r>
          </w:p>
          <w:p w14:paraId="3909B160" w14:textId="0AD88096" w:rsidR="00B80CD0" w:rsidRDefault="00B80CD0" w:rsidP="00B80CD0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D479ED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Интенсивная работа – то, что присуще обеим программам. Так, слушатели, помимо четырёх очных модулей в тренинговом формате, проходят электронные курсы, изучают передовой опыт на местах, для чего организовываются выезды на предприятия. Большое внимание уделяется именно </w:t>
            </w:r>
            <w:proofErr w:type="spellStart"/>
            <w:r w:rsidRPr="00D479ED">
              <w:rPr>
                <w:rFonts w:ascii="Arno Pro Caption" w:hAnsi="Arno Pro Caption" w:cs="Tahoma"/>
                <w:bCs/>
                <w:sz w:val="24"/>
                <w:szCs w:val="24"/>
              </w:rPr>
              <w:t>практикоориентированности</w:t>
            </w:r>
            <w:proofErr w:type="spellEnd"/>
            <w:r w:rsidRPr="00D479ED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и обмену опытом между слушателями в процессе обучения.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</w:p>
          <w:p w14:paraId="098E9285" w14:textId="6A808788" w:rsidR="008853A1" w:rsidRPr="008853A1" w:rsidRDefault="008853A1" w:rsidP="008853A1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>Программ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ы</w:t>
            </w: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включа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ю</w:t>
            </w: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т одинаковые по структуре, но разные по содержанию треки обучения для каждой производственной вертикали. В рамках пилотного проекта разработаны и реализуются треки для руководителей </w:t>
            </w:r>
            <w:r w:rsidR="008B44EF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ключевых подразделений – </w:t>
            </w: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>блока управления движением и хозяйства пути и сооружений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компании ОАО «РЖД»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- эталонные программы «Профессионал плюс. Движение» и «Профессионал плюс. Путь»</w:t>
            </w: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>.</w:t>
            </w:r>
          </w:p>
          <w:p w14:paraId="3D979BD5" w14:textId="16D17B5F" w:rsidR="008853A1" w:rsidRDefault="00DD3C10" w:rsidP="008853A1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Каждая </w:t>
            </w: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>эталонная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программа </w:t>
            </w:r>
            <w:r w:rsidR="008853A1" w:rsidRPr="008853A1">
              <w:rPr>
                <w:rFonts w:ascii="Arno Pro Caption" w:hAnsi="Arno Pro Caption" w:cs="Tahoma"/>
                <w:bCs/>
                <w:sz w:val="24"/>
                <w:szCs w:val="24"/>
              </w:rPr>
              <w:t>содержит 4 очных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аудиторных</w:t>
            </w:r>
            <w:r w:rsidR="008853A1" w:rsidRPr="008853A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="008853A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модуля </w:t>
            </w:r>
            <w:r w:rsidR="008853A1" w:rsidRPr="008853A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и 3 </w:t>
            </w:r>
            <w:r w:rsidR="008853A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межмодульных дистанционных 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>трека</w:t>
            </w:r>
            <w:r w:rsidR="008853A1" w:rsidRPr="008853A1">
              <w:rPr>
                <w:rFonts w:ascii="Arno Pro Caption" w:hAnsi="Arno Pro Caption" w:cs="Tahoma"/>
                <w:bCs/>
                <w:sz w:val="24"/>
                <w:szCs w:val="24"/>
              </w:rPr>
              <w:t>.</w:t>
            </w:r>
          </w:p>
          <w:p w14:paraId="0E9E338D" w14:textId="50D881B5" w:rsidR="008853A1" w:rsidRPr="008853A1" w:rsidRDefault="00D960D0" w:rsidP="00D960D0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Тематическое наполнение модулей программ полностью соответствует моделям профессиональных компетенций соответствующих производственных вертикалей российских железных дорог, что критически важно для построения единой методологической основы для процессов оценки компетенций и их развития.</w:t>
            </w:r>
          </w:p>
          <w:p w14:paraId="662C7360" w14:textId="5CC81202" w:rsidR="00D95B99" w:rsidRDefault="008853A1" w:rsidP="008853A1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Продолжительность каждого очного модуля – четыре дня, из которых один день </w:t>
            </w:r>
            <w:r w:rsidR="000A0B3B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в обязательном порядке </w:t>
            </w: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>предусмотрен для практической отработки теоретического материала с выездом на предприятия</w:t>
            </w:r>
            <w:r w:rsidR="00D960D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в регионе реализации программы</w:t>
            </w:r>
            <w:r w:rsidRPr="008853A1">
              <w:rPr>
                <w:rFonts w:ascii="Arno Pro Caption" w:hAnsi="Arno Pro Caption" w:cs="Tahoma"/>
                <w:bCs/>
                <w:sz w:val="24"/>
                <w:szCs w:val="24"/>
              </w:rPr>
              <w:t>.</w:t>
            </w:r>
          </w:p>
          <w:p w14:paraId="22836430" w14:textId="67BA1B78" w:rsidR="00D95B99" w:rsidRDefault="008853A1" w:rsidP="00D95B99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Итого: 190 ак. часов, 160 ак. часов в очном тренинговом формате (4 модуля по 4 дня), 30 ак. часов в формате электронного обучения. </w:t>
            </w:r>
          </w:p>
          <w:p w14:paraId="69BCA8A0" w14:textId="059E00C2" w:rsidR="000B360C" w:rsidRDefault="000B360C" w:rsidP="00D95B99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В качестве приложения к основным программам по запросу слушателей была организована серия мастер-классов в онлайн-формате от руководителей центрального аппарата — «Профессионал плюс. Лучшие практики». Она стала дополнительной коммуникационной площадкой и возможностью руководителям обучать руководителей, всё также фокусируясь на профессиональной тематике.</w:t>
            </w:r>
          </w:p>
          <w:p w14:paraId="52530AD5" w14:textId="25A73CD0" w:rsidR="00B80CD0" w:rsidRPr="006D285A" w:rsidRDefault="00B80CD0" w:rsidP="00D95B99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4D483D">
              <w:rPr>
                <w:rFonts w:ascii="Arno Pro Caption" w:hAnsi="Arno Pro Caption" w:cs="Tahoma"/>
                <w:bCs/>
                <w:i/>
                <w:sz w:val="24"/>
                <w:szCs w:val="24"/>
              </w:rPr>
              <w:t xml:space="preserve">«Выпускники программ «Профессионал плюс» этого года становятся нашими </w:t>
            </w:r>
            <w:r w:rsidRPr="00DD3C10">
              <w:rPr>
                <w:rFonts w:ascii="Arno Pro Caption" w:hAnsi="Arno Pro Caption" w:cs="Tahoma"/>
                <w:b/>
                <w:i/>
                <w:sz w:val="24"/>
                <w:szCs w:val="24"/>
              </w:rPr>
              <w:t>соавторами</w:t>
            </w:r>
            <w:r w:rsidRPr="004D483D">
              <w:rPr>
                <w:rFonts w:ascii="Arno Pro Caption" w:hAnsi="Arno Pro Caption" w:cs="Tahoma"/>
                <w:bCs/>
                <w:i/>
                <w:sz w:val="24"/>
                <w:szCs w:val="24"/>
              </w:rPr>
              <w:t>, ведь их обратная связь, советы, рекомендации будут использованы нами в дальнейшей работе над программами профессионального развития!</w:t>
            </w:r>
            <w:r w:rsidRPr="004D483D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 –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отмечает</w:t>
            </w:r>
            <w:r w:rsidRPr="004D483D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директор Корпоративного университета РЖД Роман Баскин. – </w:t>
            </w:r>
            <w:r w:rsidRPr="00BC6564">
              <w:rPr>
                <w:rFonts w:ascii="Arno Pro Caption" w:hAnsi="Arno Pro Caption" w:cs="Tahoma"/>
                <w:bCs/>
                <w:i/>
                <w:sz w:val="24"/>
                <w:szCs w:val="24"/>
              </w:rPr>
              <w:t xml:space="preserve">Новые программы – это старт мощного образовательного проекта, связанного с развитием профессиональных знаний управленцев-железнодорожников. При этом актуализация профессиональных знаний – это лишь часть того, что слушатели получают в процессе обучения. Важным элементом образовательного процесса является создание </w:t>
            </w:r>
            <w:r w:rsidRPr="00BC6564">
              <w:rPr>
                <w:rFonts w:ascii="Arno Pro Caption" w:hAnsi="Arno Pro Caption" w:cs="Tahoma"/>
                <w:bCs/>
                <w:i/>
                <w:sz w:val="24"/>
                <w:szCs w:val="24"/>
              </w:rPr>
              <w:lastRenderedPageBreak/>
              <w:t>устойчивых коммуникаций, обмен опытом и выстраивание социальных связей, которые, безусловно, повысят эффективность работы компании в целом».</w:t>
            </w:r>
          </w:p>
        </w:tc>
      </w:tr>
    </w:tbl>
    <w:p w14:paraId="076ADE2D" w14:textId="77777777" w:rsidR="00A35442" w:rsidDel="00B85103" w:rsidRDefault="00A35442" w:rsidP="009D039B">
      <w:pPr>
        <w:rPr>
          <w:del w:id="2" w:author="Марценюк Наталья" w:date="2024-11-28T09:41:00Z"/>
          <w:rFonts w:ascii="Arno Pro Caption" w:hAnsi="Arno Pro Caption" w:cs="Tahoma"/>
          <w:color w:val="000000"/>
          <w:sz w:val="18"/>
          <w:szCs w:val="18"/>
        </w:rPr>
      </w:pPr>
    </w:p>
    <w:p w14:paraId="29DA0970" w14:textId="77777777" w:rsidR="009D039B" w:rsidDel="00B85103" w:rsidRDefault="009D039B" w:rsidP="009D039B">
      <w:pPr>
        <w:rPr>
          <w:del w:id="3" w:author="Марценюк Наталья" w:date="2024-11-28T09:41:00Z"/>
          <w:rFonts w:ascii="Arno Pro Caption" w:hAnsi="Arno Pro Caption" w:cs="Tahoma"/>
          <w:color w:val="000000"/>
          <w:sz w:val="18"/>
          <w:szCs w:val="18"/>
        </w:rPr>
      </w:pPr>
    </w:p>
    <w:p w14:paraId="2CA8E428" w14:textId="77777777" w:rsidR="009D039B" w:rsidRDefault="009D039B" w:rsidP="009D039B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66459D88" w14:textId="77777777" w:rsidR="0032376C" w:rsidRDefault="0032376C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7. НОВИЗНА РЕШЕНИЙ И МЕТОДОВ, ИСПОЛЬЗОВАННЫХ В ПР</w:t>
      </w:r>
      <w:r w:rsidR="00DE467C">
        <w:rPr>
          <w:rFonts w:ascii="Arno Pro Caption" w:hAnsi="Arno Pro Caption" w:cs="Tahoma"/>
          <w:b/>
          <w:bCs/>
          <w:color w:val="800000"/>
          <w:sz w:val="24"/>
          <w:szCs w:val="24"/>
        </w:rPr>
        <w:t>ОГРАММЕ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64D2A3C9" w14:textId="77777777" w:rsidTr="00D93CC0">
        <w:tc>
          <w:tcPr>
            <w:tcW w:w="10440" w:type="dxa"/>
          </w:tcPr>
          <w:p w14:paraId="17B963CB" w14:textId="2FC4D472" w:rsidR="008853A1" w:rsidRPr="008853A1" w:rsidRDefault="00D960D0" w:rsidP="008853A1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Во-первых,</w:t>
            </w:r>
            <w:r w:rsidR="008853A1" w:rsidRPr="008853A1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применен принципиально новый подход </w:t>
            </w:r>
            <w:r w:rsidR="008853A1" w:rsidRPr="008853A1">
              <w:rPr>
                <w:rFonts w:ascii="Arno Pro Caption" w:hAnsi="Arno Pro Caption" w:cs="Tahoma"/>
                <w:sz w:val="24"/>
                <w:szCs w:val="24"/>
              </w:rPr>
              <w:t xml:space="preserve">к </w:t>
            </w:r>
            <w:r w:rsidR="000A0B3B">
              <w:rPr>
                <w:rFonts w:ascii="Arno Pro Caption" w:hAnsi="Arno Pro Caption" w:cs="Tahoma"/>
                <w:sz w:val="24"/>
                <w:szCs w:val="24"/>
              </w:rPr>
              <w:t xml:space="preserve">дизайну программ и </w:t>
            </w:r>
            <w:r w:rsidR="008853A1" w:rsidRPr="008853A1">
              <w:rPr>
                <w:rFonts w:ascii="Arno Pro Caption" w:hAnsi="Arno Pro Caption" w:cs="Tahoma"/>
                <w:sz w:val="24"/>
                <w:szCs w:val="24"/>
              </w:rPr>
              <w:t>разработке</w:t>
            </w:r>
            <w:r w:rsidR="000A0B3B">
              <w:rPr>
                <w:rFonts w:ascii="Arno Pro Caption" w:hAnsi="Arno Pro Caption" w:cs="Tahoma"/>
                <w:sz w:val="24"/>
                <w:szCs w:val="24"/>
              </w:rPr>
              <w:t xml:space="preserve"> контента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="008853A1">
              <w:rPr>
                <w:rFonts w:ascii="Arno Pro Caption" w:hAnsi="Arno Pro Caption" w:cs="Tahoma"/>
                <w:sz w:val="24"/>
                <w:szCs w:val="24"/>
              </w:rPr>
              <w:t xml:space="preserve">— </w:t>
            </w:r>
            <w:r w:rsidR="008853A1" w:rsidRPr="008853A1">
              <w:rPr>
                <w:rFonts w:ascii="Arno Pro Caption" w:hAnsi="Arno Pro Caption" w:cs="Tahoma"/>
                <w:sz w:val="24"/>
                <w:szCs w:val="24"/>
              </w:rPr>
              <w:t>процесс создания программ можно охарактеризовать как образовательную и экспертную синергию трех участников:</w:t>
            </w:r>
          </w:p>
          <w:p w14:paraId="3E36201D" w14:textId="2EC9B84F" w:rsidR="008853A1" w:rsidRPr="008853A1" w:rsidRDefault="008853A1" w:rsidP="008853A1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8853A1">
              <w:rPr>
                <w:rFonts w:ascii="Arno Pro Caption" w:hAnsi="Arno Pro Caption" w:cs="Tahoma"/>
                <w:sz w:val="24"/>
                <w:szCs w:val="24"/>
              </w:rPr>
              <w:t>•</w:t>
            </w:r>
            <w:r w:rsidRPr="008853A1">
              <w:rPr>
                <w:rFonts w:ascii="Arno Pro Caption" w:hAnsi="Arno Pro Caption" w:cs="Tahoma"/>
                <w:sz w:val="24"/>
                <w:szCs w:val="24"/>
              </w:rPr>
              <w:tab/>
            </w:r>
            <w:r w:rsidRPr="008853A1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РЖД:</w:t>
            </w:r>
            <w:r w:rsidR="00AB3163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</w:t>
            </w:r>
            <w:r w:rsidR="00AB3163" w:rsidRPr="00DD3C10">
              <w:rPr>
                <w:rFonts w:ascii="Times New Roman" w:hAnsi="Times New Roman" w:cs="Times New Roman"/>
                <w:sz w:val="24"/>
                <w:szCs w:val="24"/>
              </w:rPr>
              <w:t>действующие</w:t>
            </w:r>
            <w:r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 руководит</w:t>
            </w:r>
            <w:r w:rsidRPr="008853A1">
              <w:rPr>
                <w:rFonts w:ascii="Arno Pro Caption" w:hAnsi="Arno Pro Caption" w:cs="Tahoma"/>
                <w:sz w:val="24"/>
                <w:szCs w:val="24"/>
              </w:rPr>
              <w:t>ели</w:t>
            </w:r>
            <w:r w:rsidR="00D960D0">
              <w:rPr>
                <w:rFonts w:ascii="Arno Pro Caption" w:hAnsi="Arno Pro Caption" w:cs="Tahoma"/>
                <w:sz w:val="24"/>
                <w:szCs w:val="24"/>
              </w:rPr>
              <w:t xml:space="preserve">-эксперты в ключевых процессах </w:t>
            </w:r>
            <w:r w:rsidRPr="008853A1">
              <w:rPr>
                <w:rFonts w:ascii="Arno Pro Caption" w:hAnsi="Arno Pro Caption" w:cs="Tahoma"/>
                <w:sz w:val="24"/>
                <w:szCs w:val="24"/>
              </w:rPr>
              <w:t xml:space="preserve">обеспечили содержательное наполнение программ тематикой современных технологий работы железнодорожного транспорта. </w:t>
            </w:r>
            <w:r w:rsidR="000A0B3B">
              <w:rPr>
                <w:rFonts w:ascii="Arno Pro Caption" w:hAnsi="Arno Pro Caption" w:cs="Tahoma"/>
                <w:sz w:val="24"/>
                <w:szCs w:val="24"/>
              </w:rPr>
              <w:t>Они же обеспечивают в</w:t>
            </w:r>
            <w:r w:rsidR="00024D76">
              <w:rPr>
                <w:rFonts w:ascii="Arno Pro Caption" w:hAnsi="Arno Pro Caption" w:cs="Tahoma"/>
                <w:sz w:val="24"/>
                <w:szCs w:val="24"/>
              </w:rPr>
              <w:t xml:space="preserve"> регионах </w:t>
            </w:r>
            <w:r w:rsidR="000A0B3B">
              <w:rPr>
                <w:rFonts w:ascii="Arno Pro Caption" w:hAnsi="Arno Pro Caption" w:cs="Tahoma"/>
                <w:sz w:val="24"/>
                <w:szCs w:val="24"/>
              </w:rPr>
              <w:t xml:space="preserve">реализации </w:t>
            </w:r>
            <w:r w:rsidR="000817B4">
              <w:rPr>
                <w:rFonts w:ascii="Arno Pro Caption" w:hAnsi="Arno Pro Caption" w:cs="Tahoma"/>
                <w:sz w:val="24"/>
                <w:szCs w:val="24"/>
              </w:rPr>
              <w:t xml:space="preserve">программ </w:t>
            </w:r>
            <w:r w:rsidR="00024D76">
              <w:rPr>
                <w:rFonts w:ascii="Arno Pro Caption" w:hAnsi="Arno Pro Caption" w:cs="Tahoma"/>
                <w:sz w:val="24"/>
                <w:szCs w:val="24"/>
              </w:rPr>
              <w:t xml:space="preserve">выезды на предприятия для практической отработки полученных навыков. </w:t>
            </w:r>
          </w:p>
          <w:p w14:paraId="3D7AC94F" w14:textId="05F0706F" w:rsidR="008853A1" w:rsidRPr="008853A1" w:rsidRDefault="008853A1" w:rsidP="008853A1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8853A1">
              <w:rPr>
                <w:rFonts w:ascii="Arno Pro Caption" w:hAnsi="Arno Pro Caption" w:cs="Tahoma"/>
                <w:sz w:val="24"/>
                <w:szCs w:val="24"/>
              </w:rPr>
              <w:t>•</w:t>
            </w:r>
            <w:r w:rsidRPr="008853A1">
              <w:rPr>
                <w:rFonts w:ascii="Arno Pro Caption" w:hAnsi="Arno Pro Caption" w:cs="Tahoma"/>
                <w:sz w:val="24"/>
                <w:szCs w:val="24"/>
              </w:rPr>
              <w:tab/>
            </w:r>
            <w:r w:rsidRPr="008853A1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Корпоративный университет РЖД:</w:t>
            </w:r>
            <w:r w:rsidRPr="008853A1">
              <w:rPr>
                <w:rFonts w:ascii="Arno Pro Caption" w:hAnsi="Arno Pro Caption" w:cs="Tahoma"/>
                <w:sz w:val="24"/>
                <w:szCs w:val="24"/>
              </w:rPr>
              <w:t xml:space="preserve"> разработка единой методологической основы обучения и единых стандартов, </w:t>
            </w:r>
            <w:r w:rsidR="008E1FF6">
              <w:rPr>
                <w:rFonts w:ascii="Arno Pro Caption" w:hAnsi="Arno Pro Caption" w:cs="Tahoma"/>
                <w:sz w:val="24"/>
                <w:szCs w:val="24"/>
              </w:rPr>
              <w:t>координация</w:t>
            </w:r>
            <w:r w:rsidR="008E1FF6" w:rsidRPr="008853A1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Pr="008853A1">
              <w:rPr>
                <w:rFonts w:ascii="Arno Pro Caption" w:hAnsi="Arno Pro Caption" w:cs="Tahoma"/>
                <w:sz w:val="24"/>
                <w:szCs w:val="24"/>
              </w:rPr>
              <w:t xml:space="preserve">образовательного процесса, </w:t>
            </w:r>
            <w:r w:rsidR="008E1FF6">
              <w:rPr>
                <w:rFonts w:ascii="Arno Pro Caption" w:hAnsi="Arno Pro Caption" w:cs="Tahoma"/>
                <w:sz w:val="24"/>
                <w:szCs w:val="24"/>
              </w:rPr>
              <w:t xml:space="preserve">отбор, </w:t>
            </w:r>
            <w:r w:rsidRPr="008853A1">
              <w:rPr>
                <w:rFonts w:ascii="Arno Pro Caption" w:hAnsi="Arno Pro Caption" w:cs="Tahoma"/>
                <w:sz w:val="24"/>
                <w:szCs w:val="24"/>
              </w:rPr>
              <w:t>подготовка и сертификация преподавателей</w:t>
            </w:r>
            <w:r w:rsidR="008E1FF6">
              <w:rPr>
                <w:rFonts w:ascii="Arno Pro Caption" w:hAnsi="Arno Pro Caption" w:cs="Tahoma"/>
                <w:sz w:val="24"/>
                <w:szCs w:val="24"/>
              </w:rPr>
              <w:t xml:space="preserve">, </w:t>
            </w:r>
            <w:r w:rsidR="00DD3C10">
              <w:rPr>
                <w:rFonts w:ascii="Arno Pro Caption" w:hAnsi="Arno Pro Caption" w:cs="Tahoma"/>
                <w:sz w:val="24"/>
                <w:szCs w:val="24"/>
              </w:rPr>
              <w:t>контроль качества</w:t>
            </w:r>
            <w:r w:rsidR="008E1FF6">
              <w:rPr>
                <w:rFonts w:ascii="Arno Pro Caption" w:hAnsi="Arno Pro Caption" w:cs="Tahoma"/>
                <w:sz w:val="24"/>
                <w:szCs w:val="24"/>
              </w:rPr>
              <w:t xml:space="preserve"> учебной</w:t>
            </w:r>
            <w:r w:rsidR="00024D76">
              <w:rPr>
                <w:rFonts w:ascii="Arno Pro Caption" w:hAnsi="Arno Pro Caption" w:cs="Tahoma"/>
                <w:sz w:val="24"/>
                <w:szCs w:val="24"/>
              </w:rPr>
              <w:t xml:space="preserve"> инфраструктуры, на которой </w:t>
            </w:r>
            <w:r w:rsidR="008E1FF6">
              <w:rPr>
                <w:rFonts w:ascii="Arno Pro Caption" w:hAnsi="Arno Pro Caption" w:cs="Tahoma"/>
                <w:sz w:val="24"/>
                <w:szCs w:val="24"/>
              </w:rPr>
              <w:t>реализуется</w:t>
            </w:r>
            <w:r w:rsidR="00024D76">
              <w:rPr>
                <w:rFonts w:ascii="Arno Pro Caption" w:hAnsi="Arno Pro Caption" w:cs="Tahoma"/>
                <w:sz w:val="24"/>
                <w:szCs w:val="24"/>
              </w:rPr>
              <w:t xml:space="preserve"> программа</w:t>
            </w:r>
            <w:r w:rsidR="008E1FF6">
              <w:rPr>
                <w:rFonts w:ascii="Arno Pro Caption" w:hAnsi="Arno Pro Caption" w:cs="Tahoma"/>
                <w:sz w:val="24"/>
                <w:szCs w:val="24"/>
              </w:rPr>
              <w:t xml:space="preserve"> в регионах.</w:t>
            </w:r>
          </w:p>
          <w:p w14:paraId="2A89AE32" w14:textId="677E9006" w:rsidR="008853A1" w:rsidRPr="00DD3C10" w:rsidRDefault="008853A1" w:rsidP="008853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53A1">
              <w:rPr>
                <w:rFonts w:ascii="Arno Pro Caption" w:hAnsi="Arno Pro Caption" w:cs="Tahoma"/>
                <w:sz w:val="24"/>
                <w:szCs w:val="24"/>
              </w:rPr>
              <w:t>•</w:t>
            </w:r>
            <w:r w:rsidRPr="008853A1">
              <w:rPr>
                <w:rFonts w:ascii="Arno Pro Caption" w:hAnsi="Arno Pro Caption" w:cs="Tahoma"/>
                <w:sz w:val="24"/>
                <w:szCs w:val="24"/>
              </w:rPr>
              <w:tab/>
            </w:r>
            <w:r w:rsidR="00522785"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Железнодорожные</w:t>
            </w:r>
            <w:r w:rsidR="00522785"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2785"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</w:t>
            </w:r>
            <w:r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узы:</w:t>
            </w:r>
            <w:r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 взяли на себя </w:t>
            </w:r>
            <w:r w:rsidR="00522785"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непосредственное </w:t>
            </w:r>
            <w:r w:rsidRPr="00DD3C10">
              <w:rPr>
                <w:rFonts w:ascii="Times New Roman" w:hAnsi="Times New Roman" w:cs="Times New Roman"/>
                <w:sz w:val="24"/>
                <w:szCs w:val="24"/>
              </w:rPr>
              <w:t>проведение разработанных программ</w:t>
            </w:r>
            <w:r w:rsidR="00522785"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 в регионах</w:t>
            </w:r>
            <w:r w:rsidRPr="00DD3C10">
              <w:rPr>
                <w:rFonts w:ascii="Times New Roman" w:hAnsi="Times New Roman" w:cs="Times New Roman"/>
                <w:sz w:val="24"/>
                <w:szCs w:val="24"/>
              </w:rPr>
              <w:t>, их педагогическое и материально-техническое обеспечение</w:t>
            </w:r>
            <w:r w:rsidR="00522785" w:rsidRPr="00DD3C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EEC8D7A" w14:textId="3C061B35" w:rsidR="00191C90" w:rsidRPr="00DD3C10" w:rsidRDefault="008853A1" w:rsidP="008853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Данная синергия позволила </w:t>
            </w:r>
            <w:r w:rsidR="004520C7"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решить одну из ключевых проблем классического подхода к повышению квалификации производственников (бизнес - академический университет) – низкую скорость актуализации </w:t>
            </w:r>
            <w:r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материалов и их адаптаци</w:t>
            </w:r>
            <w:r w:rsidR="004520C7"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под реальные запросы </w:t>
            </w:r>
            <w:r w:rsidR="004520C7"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бизнеса РЖД</w:t>
            </w:r>
            <w:r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53FC6EF1" w14:textId="32A10BC8" w:rsidR="00F77C97" w:rsidRPr="00F77C97" w:rsidRDefault="00CE0A78" w:rsidP="00F77C97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sz w:val="24"/>
                <w:szCs w:val="24"/>
              </w:rPr>
              <w:t>Во-вторых,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="00DA0D7C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в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дизайне программ были использованы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="00DA0D7C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лучшие практики бизнес-тренингов -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нетипичные для традиционного подхода</w:t>
            </w:r>
            <w:r w:rsidR="00DA0D7C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к</w:t>
            </w:r>
            <w:r w:rsidR="00DA0D7C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>развити</w:t>
            </w:r>
            <w:r w:rsidR="00DA0D7C">
              <w:rPr>
                <w:rFonts w:ascii="Arno Pro Caption" w:hAnsi="Arno Pro Caption" w:cs="Tahoma"/>
                <w:bCs/>
                <w:sz w:val="24"/>
                <w:szCs w:val="24"/>
              </w:rPr>
              <w:t>ю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профессиональных компетенций, которые в академической среде, а особенно для изучения железнодорожн</w:t>
            </w:r>
            <w:r w:rsidR="00DA0D7C">
              <w:rPr>
                <w:rFonts w:ascii="Arno Pro Caption" w:hAnsi="Arno Pro Caption" w:cs="Tahoma"/>
                <w:bCs/>
                <w:sz w:val="24"/>
                <w:szCs w:val="24"/>
              </w:rPr>
              <w:t>ых наук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, </w:t>
            </w:r>
            <w:r w:rsidR="00DA0D7C">
              <w:rPr>
                <w:rFonts w:ascii="Arno Pro Caption" w:hAnsi="Arno Pro Caption" w:cs="Tahoma"/>
                <w:bCs/>
                <w:sz w:val="24"/>
                <w:szCs w:val="24"/>
              </w:rPr>
              <w:t>практически</w:t>
            </w:r>
            <w:r w:rsidR="00DA0D7C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="00DA0D7C">
              <w:rPr>
                <w:rFonts w:ascii="Arno Pro Caption" w:hAnsi="Arno Pro Caption" w:cs="Tahoma"/>
                <w:bCs/>
                <w:sz w:val="24"/>
                <w:szCs w:val="24"/>
              </w:rPr>
              <w:t>не применяются</w:t>
            </w:r>
            <w:r w:rsidR="00E52D10">
              <w:rPr>
                <w:rFonts w:ascii="Arno Pro Caption" w:hAnsi="Arno Pro Caption" w:cs="Tahoma"/>
                <w:bCs/>
                <w:sz w:val="24"/>
                <w:szCs w:val="24"/>
              </w:rPr>
              <w:t>: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</w:p>
          <w:p w14:paraId="044B8A33" w14:textId="34369C43" w:rsidR="00E52D10" w:rsidRPr="0057417E" w:rsidRDefault="00F77C97" w:rsidP="0057417E">
            <w:pPr>
              <w:pStyle w:val="ad"/>
              <w:numPr>
                <w:ilvl w:val="0"/>
                <w:numId w:val="36"/>
              </w:num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57417E">
              <w:rPr>
                <w:rFonts w:ascii="Arno Pro Caption" w:hAnsi="Arno Pro Caption" w:cs="Tahoma"/>
                <w:bCs/>
                <w:sz w:val="24"/>
                <w:szCs w:val="24"/>
              </w:rPr>
              <w:t>интерактивн</w:t>
            </w:r>
            <w:r w:rsidR="00E52D10" w:rsidRPr="0057417E">
              <w:rPr>
                <w:rFonts w:ascii="Arno Pro Caption" w:hAnsi="Arno Pro Caption" w:cs="Tahoma"/>
                <w:bCs/>
                <w:sz w:val="24"/>
                <w:szCs w:val="24"/>
              </w:rPr>
              <w:t>ые</w:t>
            </w:r>
            <w:r w:rsidRPr="0057417E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формат</w:t>
            </w:r>
            <w:r w:rsidR="00E52D10" w:rsidRPr="0057417E">
              <w:rPr>
                <w:rFonts w:ascii="Arno Pro Caption" w:hAnsi="Arno Pro Caption" w:cs="Tahoma"/>
                <w:bCs/>
                <w:sz w:val="24"/>
                <w:szCs w:val="24"/>
              </w:rPr>
              <w:t>ы</w:t>
            </w:r>
            <w:r w:rsidRPr="0057417E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аудиторной работы и выездных дней на предприятия, </w:t>
            </w:r>
            <w:r w:rsidR="00E52D10" w:rsidRPr="0057417E">
              <w:rPr>
                <w:rFonts w:ascii="Arno Pro Caption" w:hAnsi="Arno Pro Caption" w:cs="Tahoma"/>
                <w:bCs/>
                <w:sz w:val="24"/>
                <w:szCs w:val="24"/>
              </w:rPr>
              <w:t>основанные на реальных производственных «кейсах»</w:t>
            </w:r>
            <w:r w:rsidR="00BD5F98">
              <w:rPr>
                <w:rFonts w:ascii="Arno Pro Caption" w:hAnsi="Arno Pro Caption" w:cs="Tahoma"/>
                <w:bCs/>
                <w:sz w:val="24"/>
                <w:szCs w:val="24"/>
              </w:rPr>
              <w:t>;</w:t>
            </w:r>
            <w:r w:rsidRPr="0057417E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</w:p>
          <w:p w14:paraId="1638E381" w14:textId="7E5DE976" w:rsidR="00F77C97" w:rsidRPr="0057417E" w:rsidRDefault="00BD5F98" w:rsidP="0057417E">
            <w:pPr>
              <w:pStyle w:val="ad"/>
              <w:numPr>
                <w:ilvl w:val="0"/>
                <w:numId w:val="36"/>
              </w:numPr>
              <w:rPr>
                <w:rFonts w:ascii="Arno Pro Caption" w:hAnsi="Arno Pro Caption" w:cs="Tahoma"/>
                <w:bCs/>
                <w:sz w:val="24"/>
                <w:szCs w:val="24"/>
              </w:rPr>
            </w:pPr>
            <w:proofErr w:type="spellStart"/>
            <w:r w:rsidRPr="0057417E">
              <w:rPr>
                <w:rFonts w:ascii="Arno Pro Caption" w:hAnsi="Arno Pro Caption" w:cs="Tahoma"/>
                <w:bCs/>
                <w:sz w:val="24"/>
                <w:szCs w:val="24"/>
              </w:rPr>
              <w:t>м</w:t>
            </w:r>
            <w:r w:rsidR="00E52D10" w:rsidRPr="0057417E">
              <w:rPr>
                <w:rFonts w:ascii="Arno Pro Caption" w:hAnsi="Arno Pro Caption" w:cs="Tahoma"/>
                <w:bCs/>
                <w:sz w:val="24"/>
                <w:szCs w:val="24"/>
              </w:rPr>
              <w:t>одерационные</w:t>
            </w:r>
            <w:proofErr w:type="spellEnd"/>
            <w:r w:rsidR="00E52D10" w:rsidRPr="0057417E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практики, в</w:t>
            </w:r>
            <w:r w:rsidR="00F77C97" w:rsidRPr="0057417E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ходе </w:t>
            </w:r>
            <w:r w:rsidR="00E52D10" w:rsidRPr="0057417E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которых </w:t>
            </w:r>
            <w:r w:rsidR="00F77C97" w:rsidRPr="0057417E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слушатели взаимодействуют и обмениваются опытом, выстраивают социальные связи, которые помогут им эффективнее выполнять свою работу в дальнейшем. </w:t>
            </w:r>
          </w:p>
          <w:p w14:paraId="1F7C7813" w14:textId="1E98C09C" w:rsidR="00F77C97" w:rsidRPr="00F77C97" w:rsidRDefault="00D315F7" w:rsidP="00F77C97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sz w:val="24"/>
                <w:szCs w:val="24"/>
              </w:rPr>
              <w:t>В-третьих,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реализация концепции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="000F6CA4">
              <w:rPr>
                <w:rFonts w:ascii="Arno Pro Caption" w:hAnsi="Arno Pro Caption" w:cs="Tahoma"/>
                <w:bCs/>
                <w:sz w:val="24"/>
                <w:szCs w:val="24"/>
              </w:rPr>
              <w:t>«образовательной франшизы»</w:t>
            </w:r>
            <w:r w:rsidR="000F6CA4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для единообразия процесса и результатов обучения в условиях масштабного тиражирования программ в регионах</w:t>
            </w:r>
            <w:r w:rsidR="000F6CA4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="00F77C97">
              <w:rPr>
                <w:rFonts w:ascii="Arno Pro Caption" w:hAnsi="Arno Pro Caption" w:cs="Tahoma"/>
                <w:bCs/>
                <w:sz w:val="24"/>
                <w:szCs w:val="24"/>
              </w:rPr>
              <w:t>—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были 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lastRenderedPageBreak/>
              <w:t xml:space="preserve">сформированы единые методологические стандарты и учебно-методические материалы, проведено обучение </w:t>
            </w:r>
            <w:r w:rsidR="000F6CA4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и сертификациях 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преподавательского состава </w:t>
            </w:r>
            <w:r w:rsidR="000F6CA4">
              <w:rPr>
                <w:rFonts w:ascii="Arno Pro Caption" w:hAnsi="Arno Pro Caption" w:cs="Tahoma"/>
                <w:bCs/>
                <w:sz w:val="24"/>
                <w:szCs w:val="24"/>
              </w:rPr>
              <w:t>в реализующих программу железнодорожных вузах</w:t>
            </w:r>
            <w:r w:rsidR="00F77C97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>.</w:t>
            </w:r>
          </w:p>
          <w:p w14:paraId="0939C429" w14:textId="05650A46" w:rsidR="00F77C97" w:rsidRDefault="00F77C97" w:rsidP="008853A1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Корпоративным университетом РЖД разработаны эталонные образовательные программы, которые обеспечивают единый методологический подход и стандартизацию учебно-методических материалов. Эти программы </w:t>
            </w:r>
            <w:r w:rsidR="003F7891">
              <w:rPr>
                <w:rFonts w:ascii="Arno Pro Caption" w:hAnsi="Arno Pro Caption" w:cs="Tahoma"/>
                <w:bCs/>
                <w:sz w:val="24"/>
                <w:szCs w:val="24"/>
              </w:rPr>
              <w:t>через лицензионные соглашения направлены</w:t>
            </w:r>
            <w:r w:rsidR="003F7891"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в </w:t>
            </w:r>
            <w:r w:rsidR="003F7891">
              <w:rPr>
                <w:rFonts w:ascii="Arno Pro Caption" w:hAnsi="Arno Pro Caption" w:cs="Tahoma"/>
                <w:bCs/>
                <w:sz w:val="24"/>
                <w:szCs w:val="24"/>
              </w:rPr>
              <w:t>железнодорожные вузы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, обеспечена передача технологии проведения обучения</w:t>
            </w: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и сертификац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ия</w:t>
            </w: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преподавател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е</w:t>
            </w:r>
            <w:r w:rsidR="003F7891">
              <w:rPr>
                <w:rFonts w:ascii="Arno Pro Caption" w:hAnsi="Arno Pro Caption" w:cs="Tahoma"/>
                <w:bCs/>
                <w:sz w:val="24"/>
                <w:szCs w:val="24"/>
              </w:rPr>
              <w:t>й</w:t>
            </w: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. Контроль качества учебного процесса осуществляется через регулярные супервизии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силами</w:t>
            </w: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Корпоративного университета, а содержание программ постоянно актуализируется. Эталонные программы легко тиражировать на другие транспортные вузы при необходимости масштабирования проекта.</w:t>
            </w:r>
          </w:p>
          <w:p w14:paraId="7F3F721D" w14:textId="77777777" w:rsidR="00B80CD0" w:rsidRDefault="00B80CD0" w:rsidP="00B80CD0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4D483D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>Четвертая новизна</w:t>
            </w:r>
            <w:r w:rsidRPr="004D483D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или даже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четвертая </w:t>
            </w:r>
            <w:r w:rsidRPr="004D483D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ценность – в возможности развивать преподавательский состав вузов.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Обучать на программах «Профессионал плюс» могут только те, кто прошел многоэтапный отбор, дополнительно обучился новым современным образовательным форматам и прошел сертификацию. Только им была передана методология преподавания. По факту, у компании РЖД и Корпоративного университета РЖД формируется новый кадровый резерв – сообщество из лучших педагогов региональных отраслевых вузов. </w:t>
            </w:r>
          </w:p>
          <w:p w14:paraId="4009C343" w14:textId="77777777" w:rsidR="00B80CD0" w:rsidRDefault="00B80CD0" w:rsidP="00B80CD0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Контроль качества учебного процесса осуществляется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системно </w:t>
            </w: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через регулярные </w:t>
            </w:r>
            <w:proofErr w:type="spellStart"/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>супервизии</w:t>
            </w:r>
            <w:proofErr w:type="spellEnd"/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силами</w:t>
            </w: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Корпоративного университета, а содержание программ постоянно актуализируется. </w:t>
            </w:r>
          </w:p>
          <w:p w14:paraId="05172AD3" w14:textId="6578ACE2" w:rsidR="00B80CD0" w:rsidRPr="00962465" w:rsidRDefault="00B80CD0" w:rsidP="008853A1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F77C97">
              <w:rPr>
                <w:rFonts w:ascii="Arno Pro Caption" w:hAnsi="Arno Pro Caption" w:cs="Tahoma"/>
                <w:bCs/>
                <w:sz w:val="24"/>
                <w:szCs w:val="24"/>
              </w:rPr>
              <w:t>Эталонные программы легко тиражировать на другие транспортные вузы при необходимости масштабирования проекта.</w:t>
            </w:r>
          </w:p>
        </w:tc>
      </w:tr>
    </w:tbl>
    <w:p w14:paraId="7FE24CA1" w14:textId="77777777" w:rsidR="00E80E86" w:rsidRDefault="00E80E86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27A2AAEF" w14:textId="77777777" w:rsidR="008127EE" w:rsidRPr="00D1145B" w:rsidRDefault="0032376C" w:rsidP="00D1145B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8. </w:t>
      </w:r>
      <w:r w:rsidR="00F51C42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>ОБЪЕМ</w:t>
      </w:r>
      <w:r w:rsidR="003B2986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И ПРОДОЛЖИТЕЛЬНОСТЬ</w:t>
      </w:r>
      <w:r w:rsidR="00FF182E" w:rsidRPr="00D53A2B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ПРОГРАММЫ</w:t>
      </w:r>
    </w:p>
    <w:p w14:paraId="268462C6" w14:textId="77777777" w:rsidR="0032376C" w:rsidRPr="00D53A2B" w:rsidRDefault="009E1352" w:rsidP="00BF3E7E">
      <w:pPr>
        <w:tabs>
          <w:tab w:val="left" w:pos="7230"/>
        </w:tabs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>8.1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  <w:r w:rsidR="00B17CE6" w:rsidRPr="00D53A2B">
        <w:rPr>
          <w:rFonts w:ascii="Arno Pro Caption" w:hAnsi="Arno Pro Caption" w:cs="Tahoma"/>
          <w:b/>
          <w:bCs/>
          <w:sz w:val="24"/>
          <w:szCs w:val="24"/>
        </w:rPr>
        <w:t>Объем в днях</w:t>
      </w:r>
      <w:r w:rsidR="00402C78" w:rsidRPr="00D53A2B">
        <w:rPr>
          <w:rFonts w:ascii="Arno Pro Caption" w:hAnsi="Arno Pro Caption" w:cs="Tahoma"/>
          <w:b/>
          <w:bCs/>
          <w:sz w:val="24"/>
          <w:szCs w:val="24"/>
        </w:rPr>
        <w:t>, часах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D12ED9" w:rsidRPr="00D93CC0" w14:paraId="606CD027" w14:textId="77777777" w:rsidTr="00BA5395">
        <w:tc>
          <w:tcPr>
            <w:tcW w:w="10440" w:type="dxa"/>
          </w:tcPr>
          <w:p w14:paraId="3FCE1880" w14:textId="77777777" w:rsidR="00962465" w:rsidRPr="00962465" w:rsidRDefault="00962465" w:rsidP="00962465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962465"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Объем каждой программы «Профессионал плюс» 190 ак. часов, из которых: </w:t>
            </w:r>
          </w:p>
          <w:p w14:paraId="608EC6C8" w14:textId="77777777" w:rsidR="00D12ED9" w:rsidRPr="00962465" w:rsidRDefault="00962465" w:rsidP="00962465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- </w:t>
            </w:r>
            <w:r w:rsidRPr="00962465">
              <w:rPr>
                <w:rFonts w:ascii="Arno Pro Caption" w:hAnsi="Arno Pro Caption" w:cs="Tahoma"/>
                <w:sz w:val="24"/>
                <w:szCs w:val="24"/>
              </w:rPr>
              <w:t>160 ак. часов в очном тренинговом формате (4 модуля по 4 дня)</w:t>
            </w:r>
            <w:r>
              <w:rPr>
                <w:rFonts w:ascii="Arno Pro Caption" w:hAnsi="Arno Pro Caption" w:cs="Tahoma"/>
                <w:sz w:val="24"/>
                <w:szCs w:val="24"/>
              </w:rPr>
              <w:t>;</w:t>
            </w:r>
            <w:r>
              <w:rPr>
                <w:rFonts w:ascii="Arno Pro Caption" w:hAnsi="Arno Pro Caption" w:cs="Tahoma"/>
                <w:sz w:val="24"/>
                <w:szCs w:val="24"/>
              </w:rPr>
              <w:br/>
              <w:t xml:space="preserve">- </w:t>
            </w:r>
            <w:r w:rsidRPr="00962465">
              <w:rPr>
                <w:rFonts w:ascii="Arno Pro Caption" w:hAnsi="Arno Pro Caption" w:cs="Tahoma"/>
                <w:sz w:val="24"/>
                <w:szCs w:val="24"/>
              </w:rPr>
              <w:t>30 ак. часов в формате электронного обучения.</w:t>
            </w:r>
          </w:p>
        </w:tc>
      </w:tr>
    </w:tbl>
    <w:p w14:paraId="497A5EC7" w14:textId="77777777" w:rsidR="008127EE" w:rsidRPr="00D53A2B" w:rsidRDefault="008127EE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</w:p>
    <w:p w14:paraId="7692E6BC" w14:textId="77777777" w:rsidR="004750C1" w:rsidRPr="00D1145B" w:rsidRDefault="0073675C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  <w:r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>8.2</w:t>
      </w:r>
      <w:r w:rsidR="00774B29"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 xml:space="preserve"> </w:t>
      </w:r>
      <w:r w:rsidR="00B4643D" w:rsidRPr="00D1145B"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  <w:t>Сроки запуска и завершения программы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AA5CBD" w:rsidRPr="00D93CC0" w14:paraId="3038EDF9" w14:textId="77777777" w:rsidTr="00BA5395">
        <w:tc>
          <w:tcPr>
            <w:tcW w:w="10440" w:type="dxa"/>
          </w:tcPr>
          <w:p w14:paraId="7CAAB075" w14:textId="77777777" w:rsidR="00AA5CBD" w:rsidRDefault="00962465" w:rsidP="00BA5395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Запуск очного обучения состоялся 2 июля 2024 года. Последние группы первого потока слушателей завершат обучение в декабре этого года. </w:t>
            </w:r>
          </w:p>
          <w:p w14:paraId="3B406394" w14:textId="77777777" w:rsidR="00962465" w:rsidRPr="00962465" w:rsidRDefault="00962465" w:rsidP="00BA5395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lastRenderedPageBreak/>
              <w:t>В 2025 году запланирован старт второго потока слушателей.</w:t>
            </w:r>
          </w:p>
        </w:tc>
      </w:tr>
    </w:tbl>
    <w:p w14:paraId="6D7B0C03" w14:textId="77777777" w:rsidR="00DD3C10" w:rsidRPr="0073675C" w:rsidRDefault="00DD3C10" w:rsidP="00BF3E7E">
      <w:pPr>
        <w:tabs>
          <w:tab w:val="left" w:pos="7230"/>
        </w:tabs>
        <w:rPr>
          <w:rFonts w:ascii="Arno Pro Caption" w:hAnsi="Arno Pro Caption" w:cs="Tahoma"/>
          <w:b/>
          <w:bCs/>
          <w:color w:val="000000" w:themeColor="text1"/>
          <w:sz w:val="24"/>
          <w:szCs w:val="24"/>
        </w:rPr>
      </w:pPr>
    </w:p>
    <w:p w14:paraId="22220FD9" w14:textId="77777777" w:rsidR="003A0DCD" w:rsidRPr="0032376C" w:rsidRDefault="0032376C" w:rsidP="001F3E4D">
      <w:pPr>
        <w:rPr>
          <w:rFonts w:ascii="Arno Pro Caption" w:hAnsi="Arno Pro Caption" w:cs="Tahoma"/>
          <w:bCs/>
          <w:color w:val="800000"/>
          <w:sz w:val="20"/>
          <w:szCs w:val="20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9.  ЗАДАЧИ</w:t>
      </w:r>
    </w:p>
    <w:p w14:paraId="0FC6BF9E" w14:textId="77777777" w:rsidR="0032376C" w:rsidRPr="0032376C" w:rsidRDefault="00FD4EFD" w:rsidP="0032376C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9</w:t>
      </w:r>
      <w:r w:rsidR="00D1145B">
        <w:rPr>
          <w:rFonts w:ascii="Arno Pro Caption" w:hAnsi="Arno Pro Caption" w:cs="Tahoma"/>
          <w:b/>
          <w:bCs/>
          <w:sz w:val="24"/>
          <w:szCs w:val="24"/>
        </w:rPr>
        <w:t>.1</w:t>
      </w:r>
      <w:r w:rsidR="003A0DCD" w:rsidRPr="0032376C">
        <w:rPr>
          <w:rFonts w:ascii="Arno Pro Caption" w:hAnsi="Arno Pro Caption" w:cs="Tahoma"/>
          <w:b/>
          <w:bCs/>
          <w:sz w:val="24"/>
          <w:szCs w:val="24"/>
        </w:rPr>
        <w:t xml:space="preserve"> Предпосылки для 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>запуска п</w:t>
      </w:r>
      <w:r w:rsidR="00EE7CBD">
        <w:rPr>
          <w:rFonts w:ascii="Arno Pro Caption" w:hAnsi="Arno Pro Caption" w:cs="Tahoma"/>
          <w:b/>
          <w:bCs/>
          <w:sz w:val="24"/>
          <w:szCs w:val="24"/>
        </w:rPr>
        <w:t>рограммы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(в виде списка)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962465" w:rsidRPr="00D93CC0" w14:paraId="7CC57944" w14:textId="77777777" w:rsidTr="00D93CC0">
        <w:tc>
          <w:tcPr>
            <w:tcW w:w="10440" w:type="dxa"/>
          </w:tcPr>
          <w:p w14:paraId="56B1C453" w14:textId="234E6503" w:rsidR="00962465" w:rsidRPr="000602EC" w:rsidRDefault="00962465" w:rsidP="00962465">
            <w:pPr>
              <w:rPr>
                <w:rFonts w:ascii="Times New Roman" w:hAnsi="Times New Roman"/>
                <w:sz w:val="28"/>
                <w:szCs w:val="28"/>
              </w:rPr>
            </w:pPr>
            <w:r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Потребность компании в качественной </w:t>
            </w:r>
            <w:r w:rsidR="0011771C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стандартизированной </w:t>
            </w:r>
            <w:r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>подготовке</w:t>
            </w:r>
            <w:r w:rsidR="00833071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 и развитии профессиональных навыков </w:t>
            </w:r>
            <w:r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 </w:t>
            </w:r>
            <w:r w:rsidR="00F74511">
              <w:rPr>
                <w:rFonts w:ascii="Arno Pro Caption" w:eastAsia="Arno Pro Caption" w:hAnsi="Arno Pro Caption" w:cs="Arno Pro Caption"/>
                <w:sz w:val="24"/>
                <w:szCs w:val="24"/>
              </w:rPr>
              <w:t>руководителей</w:t>
            </w:r>
            <w:r w:rsidRPr="000602EC">
              <w:rPr>
                <w:rFonts w:ascii="Arno Pro Caption" w:eastAsia="Arno Pro Caption" w:hAnsi="Arno Pro Caption" w:cs="Arno Pro Caption"/>
                <w:sz w:val="24"/>
                <w:szCs w:val="24"/>
              </w:rPr>
              <w:t xml:space="preserve"> на всей территории присутствия ОАО «РЖД» для увеличения общей эффективности компании</w:t>
            </w:r>
            <w:r w:rsidR="00F74511">
              <w:rPr>
                <w:rFonts w:ascii="Arno Pro Caption" w:eastAsia="Arno Pro Caption" w:hAnsi="Arno Pro Caption" w:cs="Arno Pro Caption"/>
                <w:sz w:val="24"/>
                <w:szCs w:val="24"/>
              </w:rPr>
              <w:t>.</w:t>
            </w:r>
          </w:p>
        </w:tc>
      </w:tr>
      <w:tr w:rsidR="00962465" w:rsidRPr="00D93CC0" w14:paraId="6E16F044" w14:textId="77777777" w:rsidTr="00D93CC0">
        <w:tc>
          <w:tcPr>
            <w:tcW w:w="10440" w:type="dxa"/>
          </w:tcPr>
          <w:p w14:paraId="3ECA3318" w14:textId="6029E726" w:rsidR="00962465" w:rsidRPr="000602EC" w:rsidRDefault="004F7AD0" w:rsidP="00962465">
            <w:pPr>
              <w:rPr>
                <w:rFonts w:ascii="Arno Pro Caption" w:eastAsia="Arno Pro Caption" w:hAnsi="Arno Pro Caption" w:cs="Arno Pro Captio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Потребность в </w:t>
            </w:r>
            <w:r w:rsidR="0011771C">
              <w:rPr>
                <w:rFonts w:ascii="Times New Roman" w:hAnsi="Times New Roman" w:cs="Times New Roman"/>
                <w:sz w:val="24"/>
                <w:szCs w:val="24"/>
              </w:rPr>
              <w:t xml:space="preserve">постоянном быстром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962465" w:rsidRPr="000602EC">
              <w:rPr>
                <w:rFonts w:ascii="Times New Roman" w:hAnsi="Times New Roman" w:cs="Times New Roman"/>
                <w:sz w:val="24"/>
                <w:szCs w:val="24"/>
              </w:rPr>
              <w:t>бновлени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и,</w:t>
            </w:r>
            <w:r w:rsidR="00962465" w:rsidRPr="000602EC">
              <w:rPr>
                <w:rFonts w:ascii="Times New Roman" w:hAnsi="Times New Roman" w:cs="Times New Roman"/>
                <w:sz w:val="24"/>
                <w:szCs w:val="24"/>
              </w:rPr>
              <w:t xml:space="preserve"> актуализаци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и развитии </w:t>
            </w:r>
            <w:r w:rsidR="00962465" w:rsidRPr="000602EC">
              <w:rPr>
                <w:rFonts w:ascii="Times New Roman" w:hAnsi="Times New Roman" w:cs="Times New Roman"/>
                <w:sz w:val="24"/>
                <w:szCs w:val="24"/>
              </w:rPr>
              <w:t xml:space="preserve">профессиональных компетенций, в условиях </w:t>
            </w:r>
            <w:r w:rsidR="0011771C">
              <w:rPr>
                <w:rFonts w:ascii="Times New Roman" w:hAnsi="Times New Roman" w:cs="Times New Roman"/>
                <w:sz w:val="24"/>
                <w:szCs w:val="24"/>
              </w:rPr>
              <w:t xml:space="preserve">совершенствующегося </w:t>
            </w:r>
            <w:r w:rsidR="00962465" w:rsidRPr="000602EC">
              <w:rPr>
                <w:rFonts w:ascii="Times New Roman" w:hAnsi="Times New Roman" w:cs="Times New Roman"/>
                <w:sz w:val="24"/>
                <w:szCs w:val="24"/>
              </w:rPr>
              <w:t>технологического и экономического ландшафта в области железнодорожного транспорта</w:t>
            </w:r>
            <w:r w:rsidR="00F745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2465" w:rsidRPr="00D93CC0" w14:paraId="4EB2C6DC" w14:textId="77777777" w:rsidTr="00D93CC0">
        <w:tc>
          <w:tcPr>
            <w:tcW w:w="10440" w:type="dxa"/>
          </w:tcPr>
          <w:p w14:paraId="010C44A9" w14:textId="598E84E6" w:rsidR="00962465" w:rsidRPr="000602EC" w:rsidRDefault="004F7AD0" w:rsidP="00962465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Потребность в ф</w:t>
            </w:r>
            <w:r w:rsidR="00962465" w:rsidRPr="000602EC">
              <w:rPr>
                <w:rFonts w:ascii="Arno Pro Caption" w:hAnsi="Arno Pro Caption" w:cs="Tahoma"/>
                <w:bCs/>
                <w:sz w:val="24"/>
                <w:szCs w:val="24"/>
              </w:rPr>
              <w:t>ормировани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>и</w:t>
            </w:r>
            <w:r w:rsidR="00962465" w:rsidRPr="000602EC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единого стандарта и подхода </w:t>
            </w:r>
            <w:r w:rsidR="00962465" w:rsidRPr="000602EC">
              <w:rPr>
                <w:rFonts w:ascii="Times New Roman" w:hAnsi="Times New Roman"/>
                <w:sz w:val="24"/>
                <w:szCs w:val="24"/>
              </w:rPr>
              <w:t>к развитию профессиональных компетенций руководителей</w:t>
            </w:r>
            <w:r w:rsidR="0011771C">
              <w:rPr>
                <w:rFonts w:ascii="Times New Roman" w:hAnsi="Times New Roman"/>
                <w:sz w:val="24"/>
                <w:szCs w:val="24"/>
              </w:rPr>
              <w:t xml:space="preserve"> в отраслевой образовательной системе</w:t>
            </w:r>
            <w:r w:rsidR="0029091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3B83B9FE" w14:textId="77777777" w:rsidR="0032376C" w:rsidRPr="001B2E73" w:rsidRDefault="0032376C" w:rsidP="00191C90">
      <w:pPr>
        <w:spacing w:after="0"/>
        <w:rPr>
          <w:rFonts w:ascii="Arno Pro Caption" w:hAnsi="Arno Pro Caption" w:cs="Tahoma"/>
          <w:bCs/>
          <w:sz w:val="16"/>
          <w:szCs w:val="16"/>
        </w:rPr>
      </w:pPr>
    </w:p>
    <w:p w14:paraId="478322EF" w14:textId="77777777" w:rsidR="003A0DCD" w:rsidRPr="0032376C" w:rsidRDefault="00FD4EFD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9</w:t>
      </w:r>
      <w:r w:rsidR="004D0242" w:rsidRPr="0032376C">
        <w:rPr>
          <w:rFonts w:ascii="Arno Pro Caption" w:hAnsi="Arno Pro Caption" w:cs="Tahoma"/>
          <w:b/>
          <w:bCs/>
          <w:sz w:val="24"/>
          <w:szCs w:val="24"/>
        </w:rPr>
        <w:t>.2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Задачи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>, решаем</w:t>
      </w:r>
      <w:r w:rsidR="009B274F">
        <w:rPr>
          <w:rFonts w:ascii="Arno Pro Caption" w:hAnsi="Arno Pro Caption" w:cs="Tahoma"/>
          <w:b/>
          <w:bCs/>
          <w:sz w:val="24"/>
          <w:szCs w:val="24"/>
        </w:rPr>
        <w:t>ые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 xml:space="preserve"> в проце</w:t>
      </w:r>
      <w:r w:rsidR="001F229A">
        <w:rPr>
          <w:rFonts w:ascii="Arno Pro Caption" w:hAnsi="Arno Pro Caption" w:cs="Tahoma"/>
          <w:b/>
          <w:bCs/>
          <w:sz w:val="24"/>
          <w:szCs w:val="24"/>
        </w:rPr>
        <w:t>с</w:t>
      </w:r>
      <w:r w:rsidR="00977826">
        <w:rPr>
          <w:rFonts w:ascii="Arno Pro Caption" w:hAnsi="Arno Pro Caption" w:cs="Tahoma"/>
          <w:b/>
          <w:bCs/>
          <w:sz w:val="24"/>
          <w:szCs w:val="24"/>
        </w:rPr>
        <w:t>с</w:t>
      </w:r>
      <w:r w:rsidR="00F63A47">
        <w:rPr>
          <w:rFonts w:ascii="Arno Pro Caption" w:hAnsi="Arno Pro Caption" w:cs="Tahoma"/>
          <w:b/>
          <w:bCs/>
          <w:sz w:val="24"/>
          <w:szCs w:val="24"/>
        </w:rPr>
        <w:t>е реализации программы</w:t>
      </w:r>
      <w:r w:rsidR="00B75D53">
        <w:rPr>
          <w:rFonts w:ascii="Arno Pro Caption" w:hAnsi="Arno Pro Caption" w:cs="Tahoma"/>
          <w:b/>
          <w:bCs/>
          <w:sz w:val="24"/>
          <w:szCs w:val="24"/>
        </w:rPr>
        <w:t xml:space="preserve"> (в виде списка)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4F7AD0" w:rsidRPr="00D93CC0" w14:paraId="40104831" w14:textId="77777777" w:rsidTr="004F7AD0">
        <w:tc>
          <w:tcPr>
            <w:tcW w:w="10440" w:type="dxa"/>
          </w:tcPr>
          <w:p w14:paraId="55267982" w14:textId="26B9FEA0" w:rsidR="004F7AD0" w:rsidRPr="004F7AD0" w:rsidRDefault="00136E2C" w:rsidP="004F7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136E2C">
              <w:rPr>
                <w:rFonts w:ascii="Times New Roman" w:hAnsi="Times New Roman" w:cs="Times New Roman"/>
                <w:sz w:val="24"/>
                <w:szCs w:val="24"/>
              </w:rPr>
              <w:t>недрени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136E2C">
              <w:rPr>
                <w:rFonts w:ascii="Times New Roman" w:hAnsi="Times New Roman" w:cs="Times New Roman"/>
                <w:sz w:val="24"/>
                <w:szCs w:val="24"/>
              </w:rPr>
              <w:t xml:space="preserve"> 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  <w:r w:rsidRPr="00136E2C">
              <w:rPr>
                <w:rFonts w:ascii="Times New Roman" w:hAnsi="Times New Roman" w:cs="Times New Roman"/>
                <w:sz w:val="24"/>
                <w:szCs w:val="24"/>
              </w:rPr>
              <w:t xml:space="preserve"> подход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r w:rsidRPr="00136E2C">
              <w:rPr>
                <w:rFonts w:ascii="Times New Roman" w:hAnsi="Times New Roman" w:cs="Times New Roman"/>
                <w:sz w:val="24"/>
                <w:szCs w:val="24"/>
              </w:rPr>
              <w:t xml:space="preserve">к развитию профессиональных компетенций руководителей производственных вертикалей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ОАО «РЖД» </w:t>
            </w:r>
            <w:r w:rsidRPr="00136E2C">
              <w:rPr>
                <w:rFonts w:ascii="Times New Roman" w:hAnsi="Times New Roman" w:cs="Times New Roman"/>
                <w:sz w:val="24"/>
                <w:szCs w:val="24"/>
              </w:rPr>
              <w:t xml:space="preserve">на основе эталонных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образовательных </w:t>
            </w:r>
            <w:r w:rsidRPr="00136E2C">
              <w:rPr>
                <w:rFonts w:ascii="Times New Roman" w:hAnsi="Times New Roman" w:cs="Times New Roman"/>
                <w:sz w:val="24"/>
                <w:szCs w:val="24"/>
              </w:rPr>
              <w:t>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повышения квалификации</w:t>
            </w:r>
            <w:r w:rsidR="0011771C">
              <w:rPr>
                <w:rFonts w:ascii="Times New Roman" w:hAnsi="Times New Roman" w:cs="Times New Roman"/>
                <w:sz w:val="24"/>
                <w:szCs w:val="24"/>
              </w:rPr>
              <w:t xml:space="preserve"> и выстраивание адаптивной, прозрачной и эффективно управляемой системы реализации этих программ на базе железнодорожных вузов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F7AD0" w:rsidRPr="00D93CC0" w14:paraId="7C1BE9F4" w14:textId="77777777" w:rsidTr="004F7AD0">
        <w:tc>
          <w:tcPr>
            <w:tcW w:w="10440" w:type="dxa"/>
          </w:tcPr>
          <w:p w14:paraId="4BAE6315" w14:textId="3572C112" w:rsidR="004F7AD0" w:rsidRPr="000602EC" w:rsidRDefault="0011771C" w:rsidP="004F7AD0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Обеспечение</w:t>
            </w:r>
            <w:r w:rsidR="00136E2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развити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я</w:t>
            </w:r>
            <w:r w:rsidR="00136E2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прикладных инженерных знаний по базовым железнодорожным тематикам, </w:t>
            </w:r>
            <w:r w:rsidR="00136E2C" w:rsidRPr="00C44737">
              <w:rPr>
                <w:rFonts w:ascii="Arno Pro Caption" w:hAnsi="Arno Pro Caption" w:cs="Tahoma"/>
                <w:sz w:val="24"/>
                <w:szCs w:val="24"/>
              </w:rPr>
              <w:t>а также переосмыслени</w:t>
            </w:r>
            <w:r w:rsidR="00136E2C">
              <w:rPr>
                <w:rFonts w:ascii="Arno Pro Caption" w:hAnsi="Arno Pro Caption" w:cs="Tahoma"/>
                <w:sz w:val="24"/>
                <w:szCs w:val="24"/>
              </w:rPr>
              <w:t>е</w:t>
            </w:r>
            <w:r w:rsidR="00136E2C" w:rsidRPr="00C44737">
              <w:rPr>
                <w:rFonts w:ascii="Arno Pro Caption" w:hAnsi="Arno Pro Caption" w:cs="Tahoma"/>
                <w:sz w:val="24"/>
                <w:szCs w:val="24"/>
              </w:rPr>
              <w:t xml:space="preserve"> теоретических знаний с учетом накопленного практического опыта руководителей-железнодорожников.</w:t>
            </w:r>
          </w:p>
        </w:tc>
      </w:tr>
    </w:tbl>
    <w:p w14:paraId="55EB20DD" w14:textId="77777777" w:rsidR="0048621B" w:rsidRDefault="0048621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3858956D" w14:textId="77777777" w:rsidR="003A0DCD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10. </w:t>
      </w:r>
      <w:r w:rsidR="00FB491D">
        <w:rPr>
          <w:rFonts w:ascii="Arno Pro Caption" w:hAnsi="Arno Pro Caption" w:cs="Tahoma"/>
          <w:b/>
          <w:bCs/>
          <w:color w:val="800000"/>
          <w:sz w:val="24"/>
          <w:szCs w:val="24"/>
        </w:rPr>
        <w:t>ОБЪЕМ ПРОВЕД</w:t>
      </w:r>
      <w:r w:rsidR="00D87BFA" w:rsidRPr="002908D5">
        <w:rPr>
          <w:rFonts w:ascii="Arno Pro Caption" w:hAnsi="Arno Pro Caption" w:cs="Tahoma"/>
          <w:b/>
          <w:bCs/>
          <w:color w:val="800000"/>
          <w:sz w:val="24"/>
          <w:szCs w:val="24"/>
        </w:rPr>
        <w:t>Е</w:t>
      </w:r>
      <w:r w:rsidR="00FB491D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ННОЙ РАБОТЫ </w:t>
      </w:r>
    </w:p>
    <w:p w14:paraId="396959F4" w14:textId="77777777" w:rsidR="003A0DCD" w:rsidRPr="00D53A2B" w:rsidRDefault="00D53A2B" w:rsidP="001F3E4D">
      <w:pPr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 xml:space="preserve">10.1 </w:t>
      </w:r>
      <w:r w:rsidR="00AC1D54" w:rsidRPr="00D53A2B">
        <w:rPr>
          <w:rFonts w:ascii="Arno Pro Caption" w:hAnsi="Arno Pro Caption" w:cs="Tahoma"/>
          <w:b/>
          <w:bCs/>
          <w:sz w:val="24"/>
          <w:szCs w:val="24"/>
        </w:rPr>
        <w:t xml:space="preserve">Количество </w:t>
      </w:r>
      <w:r>
        <w:rPr>
          <w:rFonts w:ascii="Arno Pro Caption" w:hAnsi="Arno Pro Caption" w:cs="Tahoma"/>
          <w:b/>
          <w:bCs/>
          <w:sz w:val="24"/>
          <w:szCs w:val="24"/>
        </w:rPr>
        <w:t>и перечень проф</w:t>
      </w:r>
      <w:r w:rsidR="0021792E" w:rsidRPr="00D53A2B">
        <w:rPr>
          <w:rFonts w:ascii="Arno Pro Caption" w:hAnsi="Arno Pro Caption" w:cs="Tahoma"/>
          <w:b/>
          <w:bCs/>
          <w:sz w:val="24"/>
          <w:szCs w:val="24"/>
        </w:rPr>
        <w:t>ес</w:t>
      </w:r>
      <w:r w:rsidR="001238D2" w:rsidRPr="00D53A2B">
        <w:rPr>
          <w:rFonts w:ascii="Arno Pro Caption" w:hAnsi="Arno Pro Caption" w:cs="Tahoma"/>
          <w:b/>
          <w:bCs/>
          <w:sz w:val="24"/>
          <w:szCs w:val="24"/>
        </w:rPr>
        <w:t>с</w:t>
      </w:r>
      <w:r w:rsidR="0021792E" w:rsidRPr="00D53A2B">
        <w:rPr>
          <w:rFonts w:ascii="Arno Pro Caption" w:hAnsi="Arno Pro Caption" w:cs="Tahoma"/>
          <w:b/>
          <w:bCs/>
          <w:sz w:val="24"/>
          <w:szCs w:val="24"/>
        </w:rPr>
        <w:t>иональных</w:t>
      </w:r>
      <w:r w:rsidR="00295D48" w:rsidRPr="00D53A2B">
        <w:rPr>
          <w:rFonts w:ascii="Arno Pro Caption" w:hAnsi="Arno Pro Caption" w:cs="Tahoma"/>
          <w:b/>
          <w:bCs/>
          <w:sz w:val="24"/>
          <w:szCs w:val="24"/>
        </w:rPr>
        <w:t xml:space="preserve"> категорий работников</w:t>
      </w:r>
      <w:r w:rsidR="002908D5" w:rsidRPr="00D53A2B">
        <w:rPr>
          <w:rFonts w:ascii="Arno Pro Caption" w:hAnsi="Arno Pro Caption" w:cs="Tahoma"/>
          <w:b/>
          <w:bCs/>
          <w:sz w:val="24"/>
          <w:szCs w:val="24"/>
        </w:rPr>
        <w:t>,</w:t>
      </w:r>
      <w:r w:rsidR="00295D48" w:rsidRPr="00D53A2B">
        <w:rPr>
          <w:rFonts w:ascii="Arno Pro Caption" w:hAnsi="Arno Pro Caption" w:cs="Tahoma"/>
          <w:b/>
          <w:bCs/>
          <w:sz w:val="24"/>
          <w:szCs w:val="24"/>
        </w:rPr>
        <w:t xml:space="preserve"> прошедших обучение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1265ECEE" w14:textId="77777777" w:rsidTr="00D93CC0">
        <w:tc>
          <w:tcPr>
            <w:tcW w:w="10440" w:type="dxa"/>
          </w:tcPr>
          <w:p w14:paraId="19ACB9F0" w14:textId="6D9E3A38" w:rsidR="00191C90" w:rsidRPr="00136E2C" w:rsidRDefault="00136E2C" w:rsidP="00833071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136E2C">
              <w:rPr>
                <w:rFonts w:ascii="Arno Pro Caption" w:hAnsi="Arno Pro Caption" w:cs="Tahoma"/>
                <w:sz w:val="24"/>
                <w:szCs w:val="24"/>
              </w:rPr>
              <w:t xml:space="preserve">На 2024 год </w:t>
            </w:r>
            <w:r w:rsidR="00833071">
              <w:rPr>
                <w:rFonts w:ascii="Arno Pro Caption" w:hAnsi="Arno Pro Caption" w:cs="Tahoma"/>
                <w:sz w:val="24"/>
                <w:szCs w:val="24"/>
              </w:rPr>
              <w:t xml:space="preserve">обучено </w:t>
            </w:r>
            <w:r w:rsidRPr="00136E2C">
              <w:rPr>
                <w:rFonts w:ascii="Arno Pro Caption" w:hAnsi="Arno Pro Caption" w:cs="Tahoma"/>
                <w:sz w:val="24"/>
                <w:szCs w:val="24"/>
              </w:rPr>
              <w:t>144 руководителей блока управления движением и 252 руководителей хозяйства пути и сооружений ОАО «РЖД».</w:t>
            </w:r>
          </w:p>
        </w:tc>
      </w:tr>
    </w:tbl>
    <w:p w14:paraId="6B3F1789" w14:textId="77777777" w:rsidR="0032376C" w:rsidRDefault="0032376C" w:rsidP="001F3E4D">
      <w:pPr>
        <w:rPr>
          <w:rFonts w:ascii="Arno Pro Caption" w:hAnsi="Arno Pro Caption" w:cs="Tahoma"/>
          <w:bCs/>
          <w:sz w:val="20"/>
          <w:szCs w:val="20"/>
        </w:rPr>
      </w:pPr>
    </w:p>
    <w:p w14:paraId="6E76E1FF" w14:textId="77777777" w:rsidR="00D53A2B" w:rsidRPr="00D53A2B" w:rsidRDefault="00D53A2B" w:rsidP="00D53A2B">
      <w:pPr>
        <w:rPr>
          <w:rFonts w:ascii="Arno Pro Caption" w:hAnsi="Arno Pro Caption" w:cs="Tahoma"/>
          <w:b/>
          <w:bCs/>
          <w:sz w:val="24"/>
          <w:szCs w:val="24"/>
        </w:rPr>
      </w:pPr>
      <w:r w:rsidRPr="00D53A2B">
        <w:rPr>
          <w:rFonts w:ascii="Arno Pro Caption" w:hAnsi="Arno Pro Caption" w:cs="Tahoma"/>
          <w:b/>
          <w:bCs/>
          <w:sz w:val="24"/>
          <w:szCs w:val="24"/>
        </w:rPr>
        <w:t>10.2 Общее количество обученных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D53A2B" w:rsidRPr="00D93CC0" w14:paraId="71F7F69D" w14:textId="77777777" w:rsidTr="00677AC9">
        <w:tc>
          <w:tcPr>
            <w:tcW w:w="10440" w:type="dxa"/>
          </w:tcPr>
          <w:p w14:paraId="61C8DDF5" w14:textId="078434B1" w:rsidR="00D53A2B" w:rsidRPr="00136E2C" w:rsidRDefault="00136E2C" w:rsidP="00677AC9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136E2C">
              <w:rPr>
                <w:rFonts w:ascii="Arno Pro Caption" w:hAnsi="Arno Pro Caption" w:cs="Tahoma"/>
                <w:sz w:val="24"/>
                <w:szCs w:val="24"/>
              </w:rPr>
              <w:t>Общее количество слушателей производственных вертикалей ОАО «РЖД», направленных на обучение в 2024 году</w:t>
            </w:r>
            <w:r w:rsidR="00833071">
              <w:rPr>
                <w:rFonts w:ascii="Arno Pro Caption" w:hAnsi="Arno Pro Caption" w:cs="Tahoma"/>
                <w:sz w:val="24"/>
                <w:szCs w:val="24"/>
              </w:rPr>
              <w:t xml:space="preserve">, </w:t>
            </w:r>
            <w:r w:rsidR="000817B4">
              <w:rPr>
                <w:rFonts w:ascii="Arno Pro Caption" w:hAnsi="Arno Pro Caption" w:cs="Tahoma"/>
                <w:sz w:val="24"/>
                <w:szCs w:val="24"/>
              </w:rPr>
              <w:t>—</w:t>
            </w:r>
            <w:r w:rsidR="000817B4" w:rsidRPr="00136E2C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  <w:r w:rsidRPr="00136E2C">
              <w:rPr>
                <w:rFonts w:ascii="Arno Pro Caption" w:hAnsi="Arno Pro Caption" w:cs="Tahoma"/>
                <w:sz w:val="24"/>
                <w:szCs w:val="24"/>
              </w:rPr>
              <w:t>396 чел.</w:t>
            </w:r>
          </w:p>
        </w:tc>
      </w:tr>
    </w:tbl>
    <w:p w14:paraId="50BCD37B" w14:textId="77777777" w:rsidR="00D53A2B" w:rsidRPr="002A7760" w:rsidRDefault="00D53A2B" w:rsidP="001F3E4D">
      <w:pPr>
        <w:rPr>
          <w:rFonts w:ascii="Arno Pro Caption" w:hAnsi="Arno Pro Caption" w:cs="Tahoma"/>
          <w:bCs/>
          <w:sz w:val="20"/>
          <w:szCs w:val="20"/>
        </w:rPr>
      </w:pPr>
    </w:p>
    <w:p w14:paraId="7709E5A1" w14:textId="77777777" w:rsidR="002B4489" w:rsidRPr="0032376C" w:rsidRDefault="00D1145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29586E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11. ИНСТРУМЕНТАРИЙ </w:t>
      </w:r>
      <w:r w:rsidR="0026025B" w:rsidRPr="0029586E">
        <w:rPr>
          <w:rFonts w:ascii="Arno Pro Caption" w:hAnsi="Arno Pro Caption" w:cs="Tahoma"/>
          <w:b/>
          <w:bCs/>
          <w:color w:val="800000"/>
          <w:sz w:val="24"/>
          <w:szCs w:val="24"/>
        </w:rPr>
        <w:t>(ПЛАТФОРМЫ, ТЕХНИ</w:t>
      </w:r>
      <w:r w:rsidR="00894C0E" w:rsidRPr="0029586E">
        <w:rPr>
          <w:rFonts w:ascii="Arno Pro Caption" w:hAnsi="Arno Pro Caption" w:cs="Tahoma"/>
          <w:b/>
          <w:bCs/>
          <w:color w:val="800000"/>
          <w:sz w:val="24"/>
          <w:szCs w:val="24"/>
        </w:rPr>
        <w:t>ЧЕСКИЕ РЕШЕНИЯ)</w:t>
      </w:r>
      <w:r w:rsidRPr="0029586E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</w:t>
      </w:r>
      <w:r w:rsidR="0032376C" w:rsidRPr="0029586E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ИСПОЛЬЗУЕМЫЙ </w:t>
      </w:r>
      <w:r w:rsidR="002330CC" w:rsidRPr="0029586E">
        <w:rPr>
          <w:rFonts w:ascii="Arno Pro Caption" w:hAnsi="Arno Pro Caption" w:cs="Tahoma"/>
          <w:b/>
          <w:bCs/>
          <w:color w:val="800000"/>
          <w:sz w:val="24"/>
          <w:szCs w:val="24"/>
        </w:rPr>
        <w:t>В</w:t>
      </w:r>
      <w:r w:rsidR="0032376C" w:rsidRPr="0029586E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="002330CC" w:rsidRPr="0029586E">
        <w:rPr>
          <w:rFonts w:ascii="Arno Pro Caption" w:hAnsi="Arno Pro Caption" w:cs="Tahoma"/>
          <w:b/>
          <w:bCs/>
          <w:color w:val="800000"/>
          <w:sz w:val="24"/>
          <w:szCs w:val="24"/>
        </w:rPr>
        <w:t>ПРОЦЕССЕ ОБУЧЕНИЯ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6C9DFE31" w14:textId="77777777" w:rsidTr="00D1145B">
        <w:trPr>
          <w:trHeight w:val="586"/>
        </w:trPr>
        <w:tc>
          <w:tcPr>
            <w:tcW w:w="10440" w:type="dxa"/>
          </w:tcPr>
          <w:p w14:paraId="51BB4A6C" w14:textId="77777777" w:rsidR="005D4867" w:rsidRDefault="00E30C30" w:rsidP="00A6647E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1. </w:t>
            </w:r>
            <w:r w:rsidRPr="00E30C30">
              <w:rPr>
                <w:rFonts w:ascii="Arno Pro Caption" w:hAnsi="Arno Pro Caption" w:cs="Tahoma"/>
                <w:sz w:val="24"/>
                <w:szCs w:val="24"/>
              </w:rPr>
              <w:t>Портал Корпоративного университета</w:t>
            </w: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</w:t>
            </w:r>
          </w:p>
          <w:p w14:paraId="1922F1AB" w14:textId="77777777" w:rsidR="00E30C30" w:rsidRPr="00D93CC0" w:rsidRDefault="00E30C30" w:rsidP="00A6647E">
            <w:pPr>
              <w:spacing w:after="0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2. </w:t>
            </w:r>
            <w:r w:rsidR="0029586E">
              <w:rPr>
                <w:rFonts w:ascii="Arno Pro Caption" w:hAnsi="Arno Pro Caption" w:cs="Tahoma"/>
                <w:bCs/>
                <w:sz w:val="24"/>
                <w:szCs w:val="24"/>
              </w:rPr>
              <w:t>СДО ВУЗов (система дистанционного обучения) – размещение материалов обучающих модулей</w:t>
            </w:r>
          </w:p>
        </w:tc>
      </w:tr>
    </w:tbl>
    <w:p w14:paraId="042D8C2D" w14:textId="77777777" w:rsidR="00D53A2B" w:rsidRDefault="00D53A2B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62673CE3" w14:textId="77777777" w:rsidR="003A0DCD" w:rsidRPr="0032376C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12. ПЕРЕЧЕНЬ И КРАТКОЕ ОПИСАНИЕ МЕРОПРИЯТИЙ</w:t>
      </w:r>
      <w:r w:rsidR="0080215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ПРОВЕДЕННЫХ В </w:t>
      </w:r>
      <w:r w:rsidR="005E6C8D">
        <w:rPr>
          <w:rFonts w:ascii="Arno Pro Caption" w:hAnsi="Arno Pro Caption" w:cs="Tahoma"/>
          <w:b/>
          <w:bCs/>
          <w:color w:val="800000"/>
          <w:sz w:val="24"/>
          <w:szCs w:val="24"/>
        </w:rPr>
        <w:t>ПРОЦЕССЕ</w:t>
      </w:r>
      <w:r w:rsidR="00671C86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РЕАЛИЗАЦИИ ПРОГРАММЫ</w:t>
      </w:r>
      <w:r w:rsidR="00802153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</w:t>
      </w: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(НЕ БОЛЕЕ 3000 ЗНАКОВ)</w:t>
      </w:r>
    </w:p>
    <w:tbl>
      <w:tblPr>
        <w:tblW w:w="20664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332"/>
        <w:gridCol w:w="10332"/>
      </w:tblGrid>
      <w:tr w:rsidR="00832F4D" w:rsidRPr="00D93CC0" w14:paraId="1DEC5B3D" w14:textId="77777777" w:rsidTr="00832F4D">
        <w:tc>
          <w:tcPr>
            <w:tcW w:w="10332" w:type="dxa"/>
          </w:tcPr>
          <w:p w14:paraId="2D97C68E" w14:textId="77777777" w:rsidR="00832F4D" w:rsidRPr="00E8182B" w:rsidRDefault="00832F4D" w:rsidP="00832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182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рамках реализации нового подхода к развитию профессиональных компетенций руководителей производственных вертикалей ОАО «РЖД» </w:t>
            </w:r>
            <w:r w:rsidRPr="00E8182B">
              <w:rPr>
                <w:rFonts w:ascii="Times New Roman" w:hAnsi="Times New Roman" w:cs="Times New Roman"/>
                <w:sz w:val="24"/>
                <w:szCs w:val="24"/>
              </w:rPr>
              <w:t>были реализованы мероприятия:</w:t>
            </w:r>
          </w:p>
          <w:p w14:paraId="32A8F341" w14:textId="77777777" w:rsidR="00832F4D" w:rsidRDefault="00832F4D" w:rsidP="00832F4D">
            <w:pPr>
              <w:pStyle w:val="ad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</w:rPr>
            </w:pPr>
            <w:r w:rsidRPr="00E8182B">
              <w:rPr>
                <w:rFonts w:ascii="Times New Roman" w:hAnsi="Times New Roman"/>
                <w:sz w:val="24"/>
                <w:szCs w:val="24"/>
              </w:rPr>
              <w:t>Разработаны программы повышения квалификации «Профессионал плюс. Движение» и «Профессионал плюс. Путь». Программы создавались с акцентом на актуальные потребности и задачи производственных вертикалей ОАО «РЖД» и возможность практической отработки навыков на местах.</w:t>
            </w:r>
          </w:p>
          <w:p w14:paraId="1688CAE6" w14:textId="77777777" w:rsidR="00832F4D" w:rsidRPr="00E8182B" w:rsidRDefault="00832F4D" w:rsidP="00832F4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  <w:p w14:paraId="18DC9B92" w14:textId="179E3224" w:rsidR="00832F4D" w:rsidRDefault="00FF032E" w:rsidP="00832F4D">
            <w:pPr>
              <w:pStyle w:val="ad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Отобраны и сертифицированы лучшие</w:t>
            </w:r>
            <w:r w:rsidR="00832F4D" w:rsidRPr="00E8182B">
              <w:rPr>
                <w:rFonts w:ascii="Times New Roman" w:hAnsi="Times New Roman"/>
                <w:sz w:val="24"/>
                <w:szCs w:val="24"/>
              </w:rPr>
              <w:t xml:space="preserve"> преподавател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 w:rsidR="00832F4D" w:rsidRPr="00E8182B">
              <w:rPr>
                <w:rFonts w:ascii="Times New Roman" w:hAnsi="Times New Roman"/>
                <w:sz w:val="24"/>
                <w:szCs w:val="24"/>
              </w:rPr>
              <w:t xml:space="preserve"> вузов-участников программы</w:t>
            </w:r>
            <w:r w:rsidR="00832F4D">
              <w:rPr>
                <w:rFonts w:ascii="Times New Roman" w:hAnsi="Times New Roman"/>
                <w:sz w:val="24"/>
                <w:szCs w:val="24"/>
              </w:rPr>
              <w:t xml:space="preserve">, обеспечена </w:t>
            </w:r>
            <w:r w:rsidR="00832F4D" w:rsidRPr="00E8182B">
              <w:rPr>
                <w:rFonts w:ascii="Times New Roman" w:hAnsi="Times New Roman"/>
                <w:sz w:val="24"/>
                <w:szCs w:val="24"/>
              </w:rPr>
              <w:t xml:space="preserve">передача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им </w:t>
            </w:r>
            <w:r w:rsidR="00832F4D" w:rsidRPr="00E8182B">
              <w:rPr>
                <w:rFonts w:ascii="Times New Roman" w:hAnsi="Times New Roman"/>
                <w:sz w:val="24"/>
                <w:szCs w:val="24"/>
              </w:rPr>
              <w:t xml:space="preserve">технологии </w:t>
            </w:r>
            <w:r w:rsidR="00832F4D">
              <w:rPr>
                <w:rFonts w:ascii="Times New Roman" w:hAnsi="Times New Roman"/>
                <w:sz w:val="24"/>
                <w:szCs w:val="24"/>
              </w:rPr>
              <w:t xml:space="preserve">проведения обучения </w:t>
            </w:r>
            <w:r w:rsidR="00832F4D" w:rsidRPr="00E8182B">
              <w:rPr>
                <w:rFonts w:ascii="Times New Roman" w:hAnsi="Times New Roman"/>
                <w:sz w:val="24"/>
                <w:szCs w:val="24"/>
              </w:rPr>
              <w:t>и учебно-методически</w:t>
            </w:r>
            <w:r>
              <w:rPr>
                <w:rFonts w:ascii="Times New Roman" w:hAnsi="Times New Roman"/>
                <w:sz w:val="24"/>
                <w:szCs w:val="24"/>
              </w:rPr>
              <w:t>х</w:t>
            </w:r>
            <w:r w:rsidR="00832F4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817B4">
              <w:rPr>
                <w:rFonts w:ascii="Times New Roman" w:hAnsi="Times New Roman"/>
                <w:sz w:val="24"/>
                <w:szCs w:val="24"/>
              </w:rPr>
              <w:t>материалов</w:t>
            </w:r>
            <w:r w:rsidR="00832F4D" w:rsidRPr="00E8182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248E47D" w14:textId="77777777" w:rsidR="00832F4D" w:rsidRPr="00E8182B" w:rsidRDefault="00832F4D" w:rsidP="00832F4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  <w:p w14:paraId="21726EF2" w14:textId="77777777" w:rsidR="00832F4D" w:rsidRDefault="00832F4D" w:rsidP="00832F4D">
            <w:pPr>
              <w:pStyle w:val="ad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Обеспечен запуск пилотной эксплуатации программ</w:t>
            </w:r>
            <w:r w:rsidRPr="00E8182B">
              <w:rPr>
                <w:rFonts w:ascii="Times New Roman" w:hAnsi="Times New Roman"/>
                <w:sz w:val="24"/>
                <w:szCs w:val="24"/>
              </w:rPr>
              <w:t xml:space="preserve"> в Москве, Санкт-Петербурге, Екатеринбурге, Новосибирске и Хабаровске.</w:t>
            </w:r>
          </w:p>
          <w:p w14:paraId="3E170418" w14:textId="77777777" w:rsidR="00832F4D" w:rsidRDefault="00832F4D" w:rsidP="00832F4D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  <w:p w14:paraId="1404DFD1" w14:textId="77777777" w:rsidR="00832F4D" w:rsidRPr="007664C3" w:rsidRDefault="00832F4D" w:rsidP="00832F4D">
            <w:pPr>
              <w:pStyle w:val="ad"/>
              <w:numPr>
                <w:ilvl w:val="0"/>
                <w:numId w:val="30"/>
              </w:numPr>
              <w:rPr>
                <w:rFonts w:ascii="Times New Roman" w:hAnsi="Times New Roman"/>
                <w:sz w:val="24"/>
                <w:szCs w:val="24"/>
              </w:rPr>
            </w:pPr>
            <w:r w:rsidRPr="007664C3">
              <w:rPr>
                <w:rFonts w:ascii="Times New Roman" w:hAnsi="Times New Roman"/>
                <w:sz w:val="24"/>
                <w:szCs w:val="24"/>
              </w:rPr>
              <w:t>Проводится регулярная оценка качества обучения и педагогическая супервизия преподавателей-участников программы</w:t>
            </w:r>
            <w:r>
              <w:rPr>
                <w:rFonts w:ascii="Times New Roman" w:hAnsi="Times New Roman"/>
                <w:sz w:val="24"/>
                <w:szCs w:val="24"/>
              </w:rPr>
              <w:t>, корректировка программ по итогам обратной связи от слушателей и преподавателей.</w:t>
            </w:r>
          </w:p>
          <w:p w14:paraId="1A0B1943" w14:textId="77777777" w:rsidR="00832F4D" w:rsidRPr="007664C3" w:rsidRDefault="00832F4D" w:rsidP="00832F4D">
            <w:pPr>
              <w:pStyle w:val="ad"/>
              <w:rPr>
                <w:rFonts w:ascii="Times New Roman" w:hAnsi="Times New Roman"/>
                <w:color w:val="404040"/>
                <w:sz w:val="24"/>
                <w:szCs w:val="24"/>
              </w:rPr>
            </w:pPr>
          </w:p>
          <w:p w14:paraId="36D4EBFE" w14:textId="4C4DFFDE" w:rsidR="00832F4D" w:rsidRPr="00E8182B" w:rsidRDefault="00832F4D" w:rsidP="00832F4D">
            <w:pPr>
              <w:pStyle w:val="ad"/>
              <w:numPr>
                <w:ilvl w:val="0"/>
                <w:numId w:val="30"/>
              </w:num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 w:rsidRPr="00E8182B">
              <w:rPr>
                <w:rFonts w:ascii="Times New Roman" w:hAnsi="Times New Roman"/>
                <w:sz w:val="24"/>
                <w:szCs w:val="24"/>
              </w:rPr>
              <w:t xml:space="preserve">Сформированы планы по тиражированию программ повышения квалификации в другие </w:t>
            </w:r>
            <w:r w:rsidR="00FF032E">
              <w:rPr>
                <w:rFonts w:ascii="Times New Roman" w:hAnsi="Times New Roman"/>
                <w:sz w:val="24"/>
                <w:szCs w:val="24"/>
              </w:rPr>
              <w:t>железнодорожные</w:t>
            </w:r>
            <w:r w:rsidR="00FF032E" w:rsidRPr="00E8182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182B">
              <w:rPr>
                <w:rFonts w:ascii="Times New Roman" w:hAnsi="Times New Roman"/>
                <w:sz w:val="24"/>
                <w:szCs w:val="24"/>
              </w:rPr>
              <w:t xml:space="preserve">вузы </w:t>
            </w:r>
            <w:r>
              <w:rPr>
                <w:rFonts w:ascii="Times New Roman" w:hAnsi="Times New Roman"/>
                <w:sz w:val="24"/>
                <w:szCs w:val="24"/>
              </w:rPr>
              <w:t>в 2025 году</w:t>
            </w:r>
            <w:r w:rsidR="00FF032E">
              <w:rPr>
                <w:rFonts w:ascii="Times New Roman" w:hAnsi="Times New Roman"/>
                <w:sz w:val="24"/>
                <w:szCs w:val="24"/>
              </w:rPr>
              <w:t xml:space="preserve"> (еще 4 вуза)</w:t>
            </w:r>
            <w:r w:rsidRPr="00E8182B">
              <w:rPr>
                <w:rFonts w:ascii="Times New Roman" w:hAnsi="Times New Roman"/>
                <w:sz w:val="24"/>
                <w:szCs w:val="24"/>
              </w:rPr>
              <w:t>, для охвата всей экосистемы железнодорожного образования России.</w:t>
            </w:r>
          </w:p>
        </w:tc>
        <w:tc>
          <w:tcPr>
            <w:tcW w:w="10332" w:type="dxa"/>
          </w:tcPr>
          <w:p w14:paraId="216E4225" w14:textId="77777777" w:rsidR="00832F4D" w:rsidRPr="009F0142" w:rsidRDefault="00832F4D" w:rsidP="00832F4D">
            <w:pPr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0F74E5D1" w14:textId="77777777" w:rsidR="0032376C" w:rsidRDefault="0032376C" w:rsidP="001F3E4D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12A12E50" w14:textId="77777777" w:rsidR="003A0DCD" w:rsidRDefault="0032376C" w:rsidP="001F3E4D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13. РЕЗУЛЬТАТЫ И ОЦЕНКА ЭФФЕКТИВНОСТИ</w:t>
      </w:r>
      <w:r w:rsidR="00C40FDB" w:rsidRPr="00C40FDB">
        <w:rPr>
          <w:rFonts w:ascii="Arno Pro Caption" w:hAnsi="Arno Pro Caption" w:cs="Tahoma"/>
          <w:sz w:val="24"/>
          <w:szCs w:val="24"/>
        </w:rPr>
        <w:t> </w:t>
      </w:r>
      <w:r w:rsidR="00C40FDB" w:rsidRPr="00C40FDB">
        <w:rPr>
          <w:rFonts w:ascii="Arno Pro Caption" w:hAnsi="Arno Pro Caption" w:cs="Tahoma"/>
          <w:b/>
          <w:bCs/>
          <w:color w:val="800000"/>
          <w:sz w:val="24"/>
          <w:szCs w:val="24"/>
        </w:rPr>
        <w:t>(УКАЗЫВАЮТСЯ КОНКРЕТНЫЕ КОЛИЧЕСТВЕННЫЕ И КАЧЕСТВЕННЫЕ ПОКАЗАТЕЛИ)</w:t>
      </w:r>
    </w:p>
    <w:tbl>
      <w:tblPr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438"/>
        <w:gridCol w:w="4930"/>
      </w:tblGrid>
      <w:tr w:rsidR="003A0DCD" w:rsidRPr="002A7760" w14:paraId="6C86EDB6" w14:textId="77777777" w:rsidTr="0032376C">
        <w:trPr>
          <w:jc w:val="center"/>
        </w:trPr>
        <w:tc>
          <w:tcPr>
            <w:tcW w:w="5438" w:type="dxa"/>
            <w:vAlign w:val="center"/>
          </w:tcPr>
          <w:p w14:paraId="4C7A6D0E" w14:textId="77777777" w:rsidR="003A0DCD" w:rsidRPr="002A7760" w:rsidRDefault="003A0DCD" w:rsidP="001F3E4D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2A7760">
              <w:rPr>
                <w:rFonts w:ascii="Arno Pro Caption" w:hAnsi="Arno Pro Caption" w:cs="Tahoma"/>
                <w:bCs/>
                <w:sz w:val="24"/>
                <w:szCs w:val="24"/>
              </w:rPr>
              <w:t>Поставленная задача</w:t>
            </w:r>
          </w:p>
        </w:tc>
        <w:tc>
          <w:tcPr>
            <w:tcW w:w="4930" w:type="dxa"/>
            <w:vAlign w:val="center"/>
          </w:tcPr>
          <w:p w14:paraId="0FB6A28E" w14:textId="77777777" w:rsidR="003A0DCD" w:rsidRPr="002A7760" w:rsidRDefault="00C40FDB" w:rsidP="001F3E4D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>
              <w:rPr>
                <w:rFonts w:ascii="Arno Pro Caption" w:hAnsi="Arno Pro Caption" w:cs="Tahoma"/>
                <w:bCs/>
                <w:sz w:val="24"/>
                <w:szCs w:val="24"/>
              </w:rPr>
              <w:t>Достигнутый результат</w:t>
            </w:r>
          </w:p>
        </w:tc>
      </w:tr>
      <w:tr w:rsidR="00F95E21" w:rsidRPr="002A7760" w14:paraId="4BCAFCED" w14:textId="77777777" w:rsidTr="0032376C">
        <w:trPr>
          <w:jc w:val="center"/>
        </w:trPr>
        <w:tc>
          <w:tcPr>
            <w:tcW w:w="5438" w:type="dxa"/>
          </w:tcPr>
          <w:p w14:paraId="0F5A4DF0" w14:textId="77777777" w:rsidR="00F95E21" w:rsidRPr="002A7760" w:rsidRDefault="00A31518" w:rsidP="00F95E21">
            <w:p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 xml:space="preserve">Разработать эталонные образовательные программы развития профессиональных компетенций руководителей на базе </w:t>
            </w:r>
            <w:r>
              <w:rPr>
                <w:rFonts w:ascii="Arno Pro Caption" w:hAnsi="Arno Pro Caption" w:cs="Tahoma"/>
                <w:sz w:val="24"/>
                <w:szCs w:val="24"/>
              </w:rPr>
              <w:lastRenderedPageBreak/>
              <w:t>Корпоративного университета РЖД и с</w:t>
            </w:r>
            <w:r w:rsidR="00F95E21">
              <w:rPr>
                <w:rFonts w:ascii="Arno Pro Caption" w:hAnsi="Arno Pro Caption" w:cs="Tahoma"/>
                <w:sz w:val="24"/>
                <w:szCs w:val="24"/>
              </w:rPr>
              <w:t xml:space="preserve">формировать модель </w:t>
            </w:r>
            <w:r>
              <w:rPr>
                <w:rFonts w:ascii="Arno Pro Caption" w:hAnsi="Arno Pro Caption" w:cs="Tahoma"/>
                <w:sz w:val="24"/>
                <w:szCs w:val="24"/>
              </w:rPr>
              <w:t xml:space="preserve">их </w:t>
            </w:r>
            <w:r w:rsidR="00F95E21">
              <w:rPr>
                <w:rFonts w:ascii="Arno Pro Caption" w:hAnsi="Arno Pro Caption" w:cs="Tahoma"/>
                <w:sz w:val="24"/>
                <w:szCs w:val="24"/>
              </w:rPr>
              <w:t>реализации</w:t>
            </w:r>
          </w:p>
        </w:tc>
        <w:tc>
          <w:tcPr>
            <w:tcW w:w="4930" w:type="dxa"/>
          </w:tcPr>
          <w:p w14:paraId="166CBC8B" w14:textId="286F3727" w:rsidR="00A31518" w:rsidRPr="00A31518" w:rsidRDefault="00F95E21" w:rsidP="00F95E21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 w:cs="Calibri"/>
                <w:sz w:val="24"/>
                <w:szCs w:val="24"/>
              </w:rPr>
            </w:pPr>
            <w:r w:rsidRPr="00D74279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Содержательное наполнение программ обеспечено руководителями </w:t>
            </w:r>
            <w:r w:rsidR="00504992">
              <w:rPr>
                <w:rFonts w:ascii="Times New Roman" w:hAnsi="Times New Roman"/>
                <w:sz w:val="24"/>
                <w:szCs w:val="24"/>
              </w:rPr>
              <w:t>реального бизнеса</w:t>
            </w:r>
            <w:r w:rsidRPr="00D74279">
              <w:rPr>
                <w:rFonts w:ascii="Times New Roman" w:hAnsi="Times New Roman"/>
                <w:sz w:val="24"/>
                <w:szCs w:val="24"/>
              </w:rPr>
              <w:t>, которые определ</w:t>
            </w:r>
            <w:r>
              <w:rPr>
                <w:rFonts w:ascii="Times New Roman" w:hAnsi="Times New Roman"/>
                <w:sz w:val="24"/>
                <w:szCs w:val="24"/>
              </w:rPr>
              <w:t>или</w:t>
            </w:r>
            <w:r w:rsidRPr="00D74279">
              <w:rPr>
                <w:rFonts w:ascii="Times New Roman" w:hAnsi="Times New Roman"/>
                <w:sz w:val="24"/>
                <w:szCs w:val="24"/>
              </w:rPr>
              <w:t xml:space="preserve"> требующие актуализации </w:t>
            </w:r>
            <w:r w:rsidR="00504992">
              <w:rPr>
                <w:rFonts w:ascii="Times New Roman" w:hAnsi="Times New Roman"/>
                <w:sz w:val="24"/>
                <w:szCs w:val="24"/>
              </w:rPr>
              <w:t xml:space="preserve">области </w:t>
            </w:r>
            <w:r w:rsidRPr="00D74279">
              <w:rPr>
                <w:rFonts w:ascii="Times New Roman" w:hAnsi="Times New Roman"/>
                <w:sz w:val="24"/>
                <w:szCs w:val="24"/>
              </w:rPr>
              <w:t xml:space="preserve">знаний </w:t>
            </w:r>
            <w:r w:rsidRPr="00D74279">
              <w:rPr>
                <w:rFonts w:ascii="Times New Roman" w:hAnsi="Times New Roman"/>
                <w:sz w:val="24"/>
                <w:szCs w:val="24"/>
              </w:rPr>
              <w:lastRenderedPageBreak/>
              <w:t>руководителей производственных вертикалей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компании</w:t>
            </w:r>
            <w:r w:rsidRPr="00D7427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489D77E" w14:textId="77777777" w:rsidR="00A31518" w:rsidRPr="00A31518" w:rsidRDefault="00A31518" w:rsidP="00A31518">
            <w:pPr>
              <w:pStyle w:val="ad"/>
              <w:ind w:left="360"/>
              <w:rPr>
                <w:rFonts w:ascii="Times New Roman" w:hAnsi="Times New Roman" w:cs="Calibri"/>
                <w:sz w:val="24"/>
                <w:szCs w:val="24"/>
              </w:rPr>
            </w:pPr>
          </w:p>
          <w:p w14:paraId="171CE30E" w14:textId="77777777" w:rsidR="00A31518" w:rsidRPr="00A31518" w:rsidRDefault="00A31518" w:rsidP="00A31518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 w:cs="Calibri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Разработаны и утверждены две программы повышения квалификации «Профессионал плюс. Движение» и «Профессионал плюс. Путь».</w:t>
            </w:r>
          </w:p>
          <w:p w14:paraId="4A3F413D" w14:textId="77777777" w:rsidR="00F95E21" w:rsidRDefault="00F95E21" w:rsidP="00F95E21">
            <w:pPr>
              <w:pStyle w:val="ad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77B6A0FE" w14:textId="77777777" w:rsidR="00F95E21" w:rsidRDefault="00F95E21" w:rsidP="00F95E21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sz w:val="24"/>
                <w:szCs w:val="24"/>
              </w:rPr>
            </w:pPr>
            <w:r w:rsidRPr="00D74279">
              <w:rPr>
                <w:rFonts w:ascii="Times New Roman" w:hAnsi="Times New Roman"/>
                <w:sz w:val="24"/>
                <w:szCs w:val="24"/>
              </w:rPr>
              <w:t>Эталонные, единые для всех отраслевых вузов образовательные программы и методологическая основа их формирования разработан</w:t>
            </w:r>
            <w:r>
              <w:rPr>
                <w:rFonts w:ascii="Times New Roman" w:hAnsi="Times New Roman"/>
                <w:sz w:val="24"/>
                <w:szCs w:val="24"/>
              </w:rPr>
              <w:t>ы</w:t>
            </w:r>
            <w:r w:rsidRPr="00D74279">
              <w:rPr>
                <w:rFonts w:ascii="Times New Roman" w:hAnsi="Times New Roman"/>
                <w:sz w:val="24"/>
                <w:szCs w:val="24"/>
              </w:rPr>
              <w:t xml:space="preserve"> АНО ДПО «Корпоративный университет РЖД»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344B1654" w14:textId="77777777" w:rsidR="00F95E21" w:rsidRPr="00F95E21" w:rsidRDefault="00F95E21" w:rsidP="00F95E21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  <w:p w14:paraId="3FA45747" w14:textId="77777777" w:rsidR="00F95E21" w:rsidRPr="00F95E21" w:rsidRDefault="00F95E21" w:rsidP="00F95E21">
            <w:pPr>
              <w:pStyle w:val="ad"/>
              <w:numPr>
                <w:ilvl w:val="0"/>
                <w:numId w:val="31"/>
              </w:numPr>
              <w:rPr>
                <w:rFonts w:ascii="Times New Roman" w:hAnsi="Times New Roman"/>
                <w:sz w:val="24"/>
                <w:szCs w:val="24"/>
              </w:rPr>
            </w:pPr>
            <w:r w:rsidRPr="00F95E21">
              <w:rPr>
                <w:rFonts w:ascii="Times New Roman" w:hAnsi="Times New Roman"/>
                <w:sz w:val="24"/>
                <w:szCs w:val="24"/>
              </w:rPr>
              <w:t xml:space="preserve">Разработанные программы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 </w:t>
            </w:r>
            <w:r w:rsidRPr="00F95E21">
              <w:rPr>
                <w:rFonts w:ascii="Times New Roman" w:hAnsi="Times New Roman"/>
                <w:sz w:val="24"/>
                <w:szCs w:val="24"/>
              </w:rPr>
              <w:t>полные комплекты учебно-методических материалов для каждого модуля программы, включая электронные курсы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переданы в вузы железнодорожного транспорта</w:t>
            </w:r>
            <w:r w:rsidRPr="00F95E21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EB51291" w14:textId="77777777" w:rsidR="00F95E21" w:rsidRPr="00D74279" w:rsidRDefault="00F95E21" w:rsidP="00F95E21">
            <w:pPr>
              <w:pStyle w:val="ad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14:paraId="2395FB00" w14:textId="77777777" w:rsidR="00F95E21" w:rsidRPr="00D74279" w:rsidRDefault="00F95E21" w:rsidP="00F95E21">
            <w:pPr>
              <w:pStyle w:val="ad"/>
              <w:numPr>
                <w:ilvl w:val="0"/>
                <w:numId w:val="31"/>
              </w:numPr>
              <w:rPr>
                <w:rFonts w:ascii="Arno Pro Caption" w:hAnsi="Arno Pro Caption" w:cs="Tahoma"/>
                <w:sz w:val="24"/>
                <w:szCs w:val="24"/>
              </w:rPr>
            </w:pPr>
            <w:r>
              <w:rPr>
                <w:rFonts w:ascii="Arno Pro Caption" w:hAnsi="Arno Pro Caption" w:cs="Tahoma"/>
                <w:sz w:val="24"/>
                <w:szCs w:val="24"/>
              </w:rPr>
              <w:t>Отраслевые вузы железнодорожного транспорта обеспечили педагогическое сопровождение, материально-техническую базу и взаимодействие с региональными производственными вертикалями.</w:t>
            </w:r>
          </w:p>
        </w:tc>
      </w:tr>
      <w:tr w:rsidR="00F95E21" w:rsidRPr="002A7760" w14:paraId="03A53CB0" w14:textId="77777777" w:rsidTr="0032376C">
        <w:trPr>
          <w:jc w:val="center"/>
        </w:trPr>
        <w:tc>
          <w:tcPr>
            <w:tcW w:w="5438" w:type="dxa"/>
          </w:tcPr>
          <w:p w14:paraId="4555E657" w14:textId="77777777" w:rsidR="00F95E21" w:rsidRDefault="00F95E21" w:rsidP="00F95E21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F95E21">
              <w:rPr>
                <w:rFonts w:ascii="Arno Pro Caption" w:hAnsi="Arno Pro Caption" w:cs="Tahoma"/>
                <w:sz w:val="24"/>
                <w:szCs w:val="24"/>
              </w:rPr>
              <w:lastRenderedPageBreak/>
              <w:t>Провести подбор, обучение</w:t>
            </w:r>
            <w:r>
              <w:rPr>
                <w:rFonts w:ascii="Arno Pro Caption" w:hAnsi="Arno Pro Caption" w:cs="Tahoma"/>
                <w:sz w:val="24"/>
                <w:szCs w:val="24"/>
              </w:rPr>
              <w:t>, передачу технологии проведения обучения</w:t>
            </w:r>
            <w:r w:rsidRPr="00F95E21">
              <w:rPr>
                <w:rFonts w:ascii="Arno Pro Caption" w:hAnsi="Arno Pro Caption" w:cs="Tahoma"/>
                <w:sz w:val="24"/>
                <w:szCs w:val="24"/>
              </w:rPr>
              <w:t xml:space="preserve"> и сертификацию преподавателей вузов железнодорожного транспорта </w:t>
            </w:r>
          </w:p>
        </w:tc>
        <w:tc>
          <w:tcPr>
            <w:tcW w:w="4930" w:type="dxa"/>
          </w:tcPr>
          <w:p w14:paraId="0B727412" w14:textId="77777777" w:rsidR="00A31518" w:rsidRDefault="00F95E21" w:rsidP="00A31518">
            <w:pPr>
              <w:pStyle w:val="ad"/>
              <w:numPr>
                <w:ilvl w:val="0"/>
                <w:numId w:val="32"/>
              </w:numPr>
              <w:ind w:left="355" w:hanging="355"/>
              <w:rPr>
                <w:rFonts w:ascii="Times New Roman" w:hAnsi="Times New Roman"/>
                <w:sz w:val="24"/>
                <w:szCs w:val="24"/>
              </w:rPr>
            </w:pPr>
            <w:r w:rsidRPr="00A31518">
              <w:rPr>
                <w:rFonts w:ascii="Times New Roman" w:hAnsi="Times New Roman"/>
                <w:sz w:val="24"/>
                <w:szCs w:val="24"/>
              </w:rPr>
              <w:t>Разработаны критерии отбора и оценки преподавателей отраслевых вузов.</w:t>
            </w:r>
            <w:r w:rsidR="00A3151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0DB8F8F" w14:textId="77777777" w:rsidR="00A31518" w:rsidRPr="00A31518" w:rsidRDefault="00F95E21" w:rsidP="00A31518">
            <w:pPr>
              <w:pStyle w:val="ad"/>
              <w:numPr>
                <w:ilvl w:val="0"/>
                <w:numId w:val="32"/>
              </w:numPr>
              <w:ind w:left="355" w:hanging="355"/>
              <w:rPr>
                <w:rFonts w:ascii="Times New Roman" w:hAnsi="Times New Roman"/>
                <w:sz w:val="24"/>
                <w:szCs w:val="24"/>
              </w:rPr>
            </w:pPr>
            <w:r w:rsidRPr="00A31518">
              <w:rPr>
                <w:rFonts w:ascii="Times New Roman" w:hAnsi="Times New Roman"/>
                <w:sz w:val="24"/>
                <w:szCs w:val="24"/>
              </w:rPr>
              <w:t xml:space="preserve">Проведен отбор и повышение квалификации преподавателей по программам: </w:t>
            </w:r>
            <w:r w:rsidRPr="00A31518">
              <w:rPr>
                <w:rFonts w:ascii="Arno Pro Caption" w:hAnsi="Arno Pro Caption" w:cs="Tahoma"/>
                <w:sz w:val="24"/>
                <w:szCs w:val="24"/>
              </w:rPr>
              <w:t>«Базовые навыки проведения образовательных мероприятий» и программам сертификации на проведение образовательных мероприятий программ «Профессионал Плюс. Движение» и «Профессионал Плюс. Путь»</w:t>
            </w:r>
            <w:r w:rsidR="00A31518">
              <w:rPr>
                <w:rFonts w:ascii="Arno Pro Caption" w:hAnsi="Arno Pro Caption" w:cs="Tahoma"/>
                <w:sz w:val="24"/>
                <w:szCs w:val="24"/>
              </w:rPr>
              <w:t xml:space="preserve"> </w:t>
            </w:r>
          </w:p>
          <w:p w14:paraId="421F438E" w14:textId="77777777" w:rsidR="00A31518" w:rsidRDefault="00A31518" w:rsidP="00A31518">
            <w:pPr>
              <w:pStyle w:val="ad"/>
              <w:numPr>
                <w:ilvl w:val="0"/>
                <w:numId w:val="32"/>
              </w:numPr>
              <w:ind w:left="355" w:hanging="355"/>
              <w:rPr>
                <w:rFonts w:ascii="Times New Roman" w:hAnsi="Times New Roman"/>
                <w:sz w:val="24"/>
                <w:szCs w:val="24"/>
              </w:rPr>
            </w:pPr>
            <w:r w:rsidRPr="00A31518">
              <w:rPr>
                <w:rFonts w:ascii="Times New Roman" w:hAnsi="Times New Roman"/>
                <w:sz w:val="24"/>
                <w:szCs w:val="24"/>
              </w:rPr>
              <w:t>Обучено и сертифицировано 26 преподавателей вузов.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46F79EC" w14:textId="77777777" w:rsidR="00F95E21" w:rsidRPr="00A31518" w:rsidRDefault="00F95E21" w:rsidP="00A31518">
            <w:pPr>
              <w:pStyle w:val="ad"/>
              <w:numPr>
                <w:ilvl w:val="0"/>
                <w:numId w:val="32"/>
              </w:numPr>
              <w:ind w:left="355" w:hanging="355"/>
              <w:rPr>
                <w:rFonts w:ascii="Times New Roman" w:hAnsi="Times New Roman"/>
                <w:sz w:val="24"/>
                <w:szCs w:val="24"/>
              </w:rPr>
            </w:pPr>
            <w:r w:rsidRPr="00A31518">
              <w:rPr>
                <w:rFonts w:ascii="Times New Roman" w:hAnsi="Times New Roman"/>
                <w:sz w:val="24"/>
                <w:szCs w:val="24"/>
              </w:rPr>
              <w:t>С июня по октябрь обеспечена передача вузы технология проведения программ</w:t>
            </w:r>
            <w:r w:rsidR="00A31518" w:rsidRPr="00A3151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31518" w:rsidRPr="002A7760" w14:paraId="597A4E11" w14:textId="77777777" w:rsidTr="0032376C">
        <w:trPr>
          <w:jc w:val="center"/>
        </w:trPr>
        <w:tc>
          <w:tcPr>
            <w:tcW w:w="5438" w:type="dxa"/>
          </w:tcPr>
          <w:p w14:paraId="7515D944" w14:textId="6CECA16C" w:rsidR="00A31518" w:rsidRPr="00F95E21" w:rsidRDefault="00A31518" w:rsidP="00F95E21">
            <w:pPr>
              <w:rPr>
                <w:rFonts w:ascii="Arno Pro Caption" w:hAnsi="Arno Pro Caption" w:cs="Tahoma"/>
                <w:sz w:val="24"/>
                <w:szCs w:val="24"/>
              </w:rPr>
            </w:pPr>
            <w:r w:rsidRPr="00A31518">
              <w:rPr>
                <w:rFonts w:ascii="Arno Pro Caption" w:hAnsi="Arno Pro Caption" w:cs="Tahoma"/>
                <w:sz w:val="24"/>
                <w:szCs w:val="24"/>
              </w:rPr>
              <w:lastRenderedPageBreak/>
              <w:t xml:space="preserve">Провести </w:t>
            </w:r>
            <w:r w:rsidR="00504992">
              <w:rPr>
                <w:rFonts w:ascii="Arno Pro Caption" w:hAnsi="Arno Pro Caption" w:cs="Tahoma"/>
                <w:sz w:val="24"/>
                <w:szCs w:val="24"/>
              </w:rPr>
              <w:t xml:space="preserve">массовое, географически распределенное </w:t>
            </w:r>
            <w:r w:rsidRPr="00A31518">
              <w:rPr>
                <w:rFonts w:ascii="Arno Pro Caption" w:hAnsi="Arno Pro Caption" w:cs="Tahoma"/>
                <w:sz w:val="24"/>
                <w:szCs w:val="24"/>
              </w:rPr>
              <w:t>обучение руководителей блока управления движением и руководителей хозяйства пути и сооружений на базе вузов железнодорожного транспорта</w:t>
            </w:r>
          </w:p>
        </w:tc>
        <w:tc>
          <w:tcPr>
            <w:tcW w:w="4930" w:type="dxa"/>
          </w:tcPr>
          <w:p w14:paraId="623D01C8" w14:textId="77777777" w:rsidR="00A31518" w:rsidRPr="00A31518" w:rsidRDefault="00A31518" w:rsidP="00A31518">
            <w:pPr>
              <w:rPr>
                <w:rFonts w:ascii="Times New Roman" w:hAnsi="Times New Roman"/>
                <w:sz w:val="24"/>
                <w:szCs w:val="24"/>
              </w:rPr>
            </w:pPr>
            <w:r w:rsidRPr="00A31518">
              <w:rPr>
                <w:rFonts w:ascii="Times New Roman" w:hAnsi="Times New Roman"/>
                <w:sz w:val="24"/>
                <w:szCs w:val="24"/>
              </w:rPr>
              <w:t xml:space="preserve">Со 2 июля 2024 года обеспечен старт пилотного обучения 20 групп слушателей программ «Профессионал плюс» в Москве, Санкт-Петербурге, Екатеринбурге, Новосибирске и Хабаровске.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До конца года в соответствии с графиком все слушатели завершат обучение. </w:t>
            </w:r>
          </w:p>
        </w:tc>
      </w:tr>
    </w:tbl>
    <w:p w14:paraId="4411B80B" w14:textId="77777777" w:rsidR="004D568B" w:rsidRDefault="004D568B" w:rsidP="001F3E4D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76CE5DFA" w14:textId="77777777" w:rsidR="0032376C" w:rsidRPr="0032376C" w:rsidRDefault="001B7FC6" w:rsidP="0032376C">
      <w:pPr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>14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>. КРАТКОЕ ОПИСАНИЕ НОМИНИРУ</w:t>
      </w:r>
      <w:r w:rsidR="009330A0">
        <w:rPr>
          <w:rFonts w:ascii="Arno Pro Caption" w:hAnsi="Arno Pro Caption" w:cs="Tahoma"/>
          <w:b/>
          <w:bCs/>
          <w:color w:val="800000"/>
          <w:sz w:val="24"/>
          <w:szCs w:val="24"/>
        </w:rPr>
        <w:t>ЕМОЙ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 ПРО</w:t>
      </w:r>
      <w:r w:rsidR="00113BD4">
        <w:rPr>
          <w:rFonts w:ascii="Arno Pro Caption" w:hAnsi="Arno Pro Caption" w:cs="Tahoma"/>
          <w:b/>
          <w:bCs/>
          <w:color w:val="800000"/>
          <w:sz w:val="24"/>
          <w:szCs w:val="24"/>
        </w:rPr>
        <w:t>ГРАММЫ</w:t>
      </w:r>
      <w:r w:rsidR="0032376C" w:rsidRPr="0032376C">
        <w:rPr>
          <w:rFonts w:ascii="Arno Pro Caption" w:hAnsi="Arno Pro Caption" w:cs="Tahoma"/>
          <w:b/>
          <w:bCs/>
          <w:color w:val="800000"/>
          <w:sz w:val="24"/>
          <w:szCs w:val="24"/>
        </w:rPr>
        <w:t xml:space="preserve">, АНОНС ДЛЯ ПУБЛИКАЦИИ В ОТКРЫТОМ ДОСТУПЕ (НЕ БОЛЕЕ 3000 ЗНАКОВ) </w:t>
      </w:r>
    </w:p>
    <w:tbl>
      <w:tblPr>
        <w:tblW w:w="1044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0440"/>
      </w:tblGrid>
      <w:tr w:rsidR="0032376C" w:rsidRPr="00D93CC0" w14:paraId="39661AD1" w14:textId="77777777" w:rsidTr="00D1145B">
        <w:trPr>
          <w:trHeight w:val="809"/>
        </w:trPr>
        <w:tc>
          <w:tcPr>
            <w:tcW w:w="10440" w:type="dxa"/>
          </w:tcPr>
          <w:p w14:paraId="65F833CF" w14:textId="4DA3A870" w:rsidR="00DF084F" w:rsidRPr="00DF084F" w:rsidRDefault="00DF084F" w:rsidP="00DF084F">
            <w:pPr>
              <w:rPr>
                <w:rFonts w:ascii="Arno Pro Caption" w:hAnsi="Arno Pro Caption" w:cs="Arial"/>
                <w:sz w:val="24"/>
                <w:szCs w:val="24"/>
              </w:rPr>
            </w:pPr>
            <w:r>
              <w:rPr>
                <w:rFonts w:ascii="Arno Pro Caption" w:hAnsi="Arno Pro Caption" w:cs="Arial"/>
                <w:sz w:val="24"/>
                <w:szCs w:val="24"/>
              </w:rPr>
              <w:t>В</w:t>
            </w:r>
            <w:r w:rsidRPr="00DF084F">
              <w:rPr>
                <w:rFonts w:ascii="Arno Pro Caption" w:hAnsi="Arno Pro Caption" w:cs="Arial"/>
                <w:sz w:val="24"/>
                <w:szCs w:val="24"/>
              </w:rPr>
              <w:t xml:space="preserve"> </w:t>
            </w:r>
            <w:r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2024 году начата реализация </w:t>
            </w:r>
            <w:r w:rsidR="007A7B3D"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на принципах «образовательной франшизы» </w:t>
            </w:r>
            <w:r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нового подхода к развитию </w:t>
            </w:r>
            <w:r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профессиональных </w:t>
            </w:r>
            <w:r w:rsidR="007A7B3D"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железнодорожных</w:t>
            </w:r>
            <w:r w:rsidR="007A7B3D"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D3C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компетенций</w:t>
            </w:r>
            <w:r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 руководителей</w:t>
            </w:r>
            <w:r w:rsidR="007A7B3D" w:rsidRPr="00DD3C10">
              <w:rPr>
                <w:rFonts w:ascii="Times New Roman" w:hAnsi="Times New Roman" w:cs="Times New Roman"/>
                <w:sz w:val="24"/>
                <w:szCs w:val="24"/>
              </w:rPr>
              <w:t xml:space="preserve"> РЖД</w:t>
            </w:r>
            <w:r w:rsidRPr="00DD3C10">
              <w:rPr>
                <w:rFonts w:ascii="Times New Roman" w:hAnsi="Times New Roman" w:cs="Times New Roman"/>
                <w:sz w:val="24"/>
                <w:szCs w:val="24"/>
              </w:rPr>
              <w:t>, который учитывает потребности производственных вертикалей и соответствует их актуальным задачам</w:t>
            </w:r>
            <w:r w:rsidRPr="00DF084F">
              <w:rPr>
                <w:rFonts w:ascii="Arno Pro Caption" w:hAnsi="Arno Pro Caption" w:cs="Arial"/>
                <w:sz w:val="24"/>
                <w:szCs w:val="24"/>
              </w:rPr>
              <w:t>.</w:t>
            </w:r>
          </w:p>
          <w:p w14:paraId="7DE86CEE" w14:textId="53C22692" w:rsidR="00DF084F" w:rsidRPr="00DF084F" w:rsidRDefault="00DF084F" w:rsidP="00DF084F">
            <w:pPr>
              <w:rPr>
                <w:rFonts w:ascii="Arno Pro Caption" w:hAnsi="Arno Pro Caption" w:cs="Arial"/>
                <w:sz w:val="24"/>
                <w:szCs w:val="24"/>
              </w:rPr>
            </w:pPr>
            <w:r w:rsidRPr="00DF084F">
              <w:rPr>
                <w:rFonts w:ascii="Arno Pro Caption" w:hAnsi="Arno Pro Caption" w:cs="Arial"/>
                <w:sz w:val="24"/>
                <w:szCs w:val="24"/>
              </w:rPr>
              <w:t xml:space="preserve">Новый подход к созданию таких программ — это образовательная синергия </w:t>
            </w:r>
            <w:r w:rsidR="007A7B3D">
              <w:rPr>
                <w:rFonts w:ascii="Arno Pro Caption" w:hAnsi="Arno Pro Caption" w:cs="Arial"/>
                <w:sz w:val="24"/>
                <w:szCs w:val="24"/>
              </w:rPr>
              <w:t xml:space="preserve">бизнеса, Корпоративного университета и академических железнодорожных </w:t>
            </w:r>
            <w:r w:rsidR="00DD3C10">
              <w:rPr>
                <w:rFonts w:ascii="Arno Pro Caption" w:hAnsi="Arno Pro Caption" w:cs="Arial"/>
                <w:sz w:val="24"/>
                <w:szCs w:val="24"/>
              </w:rPr>
              <w:t>университетов.</w:t>
            </w:r>
            <w:r w:rsidRPr="00DF084F">
              <w:rPr>
                <w:rFonts w:ascii="Arno Pro Caption" w:hAnsi="Arno Pro Caption" w:cs="Arial"/>
                <w:sz w:val="24"/>
                <w:szCs w:val="24"/>
              </w:rPr>
              <w:t xml:space="preserve"> Корпоративный университет РЖД взял на себя разработку единой методологической основы обучения, а также внедрение единых образовательных стандартов путём разработки учебно-методических материалов, организации образовательного процесса, подготовки и сертификации преподавателей. Содержательное</w:t>
            </w:r>
            <w:r w:rsidRPr="00DF084F">
              <w:rPr>
                <w:rFonts w:eastAsia="Times New Roman"/>
              </w:rPr>
              <w:t xml:space="preserve"> </w:t>
            </w:r>
            <w:r w:rsidRPr="00DF084F">
              <w:rPr>
                <w:rFonts w:ascii="Arno Pro Caption" w:hAnsi="Arno Pro Caption" w:cs="Arial"/>
                <w:sz w:val="24"/>
                <w:szCs w:val="24"/>
              </w:rPr>
              <w:t>наполнение программ тематикой современных технологий работы железнодорожного транспорта обеспечивали группы экспертов – руководители центральных дирекций инфраструктуры и управления движением. Отраслевые вузы взяли на себя проведение разработанных Корпоративным университетом РЖД программ, их педагогическое сопровождение и материально-техническое обеспечение. Активно включились в проведение программ и региональные дирекции управления движением и инфраструктуры, так как обучение предусматривает отработку на практике знаний, полученных в вузовских аудиториях.</w:t>
            </w:r>
          </w:p>
          <w:p w14:paraId="58A7D368" w14:textId="79C8A21C" w:rsidR="00191C90" w:rsidRPr="00CC01AF" w:rsidRDefault="00DF084F" w:rsidP="00DF084F">
            <w:pPr>
              <w:rPr>
                <w:rFonts w:eastAsia="Times New Roman"/>
              </w:rPr>
            </w:pPr>
            <w:r w:rsidRPr="00DF084F">
              <w:rPr>
                <w:rFonts w:ascii="Arno Pro Caption" w:hAnsi="Arno Pro Caption" w:cs="Arial"/>
                <w:sz w:val="24"/>
                <w:szCs w:val="24"/>
              </w:rPr>
              <w:t>Первые программы нового образца, являющиеся эталонными для каждого вуза, были разработаны для производственных вертикалей Центральной дирекции управления движением и Центральной дирекции инфраструктуры. Обучение для 400 слушателей, прежде всего начальников станций и дистанций пути, стартовало на базе университетов путей сообщения в Москве, Санкт-Петербурге, Екатеринбурге, Новосибирске и Хабаровске.</w:t>
            </w:r>
          </w:p>
        </w:tc>
      </w:tr>
    </w:tbl>
    <w:p w14:paraId="1D1F9C32" w14:textId="77777777" w:rsidR="0032376C" w:rsidRDefault="0032376C" w:rsidP="0032376C">
      <w:pPr>
        <w:rPr>
          <w:rFonts w:ascii="Arno Pro Caption" w:hAnsi="Arno Pro Caption" w:cs="Tahoma"/>
          <w:color w:val="000000"/>
          <w:sz w:val="18"/>
          <w:szCs w:val="18"/>
        </w:rPr>
      </w:pPr>
    </w:p>
    <w:p w14:paraId="60B7DC97" w14:textId="77777777" w:rsidR="001B7FC6" w:rsidRDefault="001B7FC6" w:rsidP="001B7FC6">
      <w:pPr>
        <w:spacing w:after="0"/>
        <w:jc w:val="both"/>
        <w:rPr>
          <w:rFonts w:ascii="Arno Pro Caption" w:hAnsi="Arno Pro Caption" w:cs="Arial"/>
          <w:sz w:val="24"/>
          <w:szCs w:val="24"/>
        </w:rPr>
      </w:pPr>
      <w:r w:rsidRPr="004D568B">
        <w:rPr>
          <w:rFonts w:ascii="Arno Pro Caption" w:hAnsi="Arno Pro Caption" w:cs="Arial"/>
          <w:sz w:val="24"/>
          <w:szCs w:val="24"/>
        </w:rPr>
        <w:t>К анкете необходимо приложить отзыв о реализованном проекте,</w:t>
      </w:r>
      <w:r>
        <w:rPr>
          <w:rFonts w:ascii="Arno Pro Caption" w:hAnsi="Arno Pro Caption" w:cs="Arial"/>
          <w:sz w:val="24"/>
          <w:szCs w:val="24"/>
        </w:rPr>
        <w:t xml:space="preserve"> </w:t>
      </w:r>
      <w:r w:rsidRPr="004D568B">
        <w:rPr>
          <w:rFonts w:ascii="Arno Pro Caption" w:hAnsi="Arno Pro Caption" w:cs="Arial"/>
          <w:sz w:val="24"/>
          <w:szCs w:val="24"/>
        </w:rPr>
        <w:t>подписанный руководителем организации-заказчика или руководи</w:t>
      </w:r>
      <w:r>
        <w:rPr>
          <w:rFonts w:ascii="Arno Pro Caption" w:hAnsi="Arno Pro Caption" w:cs="Arial"/>
          <w:sz w:val="24"/>
          <w:szCs w:val="24"/>
        </w:rPr>
        <w:t xml:space="preserve">телем, отвечающим за персонал, </w:t>
      </w:r>
      <w:r w:rsidRPr="004D568B">
        <w:rPr>
          <w:rFonts w:ascii="Arno Pro Caption" w:hAnsi="Arno Pro Caption" w:cs="Arial"/>
          <w:sz w:val="24"/>
          <w:szCs w:val="24"/>
        </w:rPr>
        <w:t>заверенный печатью на бланке организации.</w:t>
      </w:r>
    </w:p>
    <w:p w14:paraId="08967010" w14:textId="77777777" w:rsidR="001B7FC6" w:rsidRPr="004D568B" w:rsidRDefault="001B7FC6" w:rsidP="001B7FC6">
      <w:pPr>
        <w:spacing w:after="0"/>
        <w:jc w:val="both"/>
        <w:rPr>
          <w:rFonts w:ascii="Arno Pro Caption" w:hAnsi="Arno Pro Caption" w:cs="Arial"/>
          <w:sz w:val="24"/>
          <w:szCs w:val="24"/>
        </w:rPr>
      </w:pPr>
    </w:p>
    <w:p w14:paraId="0E55DC2C" w14:textId="77777777" w:rsidR="000639C9" w:rsidRDefault="001B7FC6" w:rsidP="00D53A2B">
      <w:pPr>
        <w:rPr>
          <w:rFonts w:ascii="Arno Pro Caption" w:hAnsi="Arno Pro Caption" w:cs="Tahoma"/>
          <w:bCs/>
          <w:sz w:val="24"/>
          <w:szCs w:val="24"/>
        </w:rPr>
      </w:pPr>
      <w:r w:rsidRPr="0032376C">
        <w:rPr>
          <w:rFonts w:ascii="Arno Pro Caption" w:hAnsi="Arno Pro Caption" w:cs="Tahoma"/>
          <w:bCs/>
          <w:sz w:val="24"/>
          <w:szCs w:val="24"/>
        </w:rPr>
        <w:t>К письму прикрепляются материалы, имеющие отношение к про</w:t>
      </w:r>
      <w:r>
        <w:rPr>
          <w:rFonts w:ascii="Arno Pro Caption" w:hAnsi="Arno Pro Caption" w:cs="Tahoma"/>
          <w:bCs/>
          <w:sz w:val="24"/>
          <w:szCs w:val="24"/>
        </w:rPr>
        <w:t>грамме</w:t>
      </w:r>
      <w:r w:rsidRPr="0032376C">
        <w:rPr>
          <w:rFonts w:ascii="Arno Pro Caption" w:hAnsi="Arno Pro Caption" w:cs="Tahoma"/>
          <w:bCs/>
          <w:sz w:val="24"/>
          <w:szCs w:val="24"/>
        </w:rPr>
        <w:t>, по усмотрению Заявителя</w:t>
      </w:r>
      <w:r w:rsidR="000639C9">
        <w:rPr>
          <w:rFonts w:ascii="Arno Pro Caption" w:hAnsi="Arno Pro Caption" w:cs="Tahoma"/>
          <w:bCs/>
          <w:sz w:val="24"/>
          <w:szCs w:val="24"/>
        </w:rPr>
        <w:t>, в виде ссылки:</w:t>
      </w:r>
    </w:p>
    <w:p w14:paraId="0EEC4CF8" w14:textId="77777777" w:rsidR="001B7FC6" w:rsidRPr="000639C9" w:rsidRDefault="000639C9" w:rsidP="00D53A2B">
      <w:pPr>
        <w:rPr>
          <w:rFonts w:ascii="Arno Pro Caption" w:hAnsi="Arno Pro Caption" w:cs="Tahoma"/>
          <w:bCs/>
          <w:sz w:val="24"/>
          <w:szCs w:val="24"/>
        </w:rPr>
      </w:pPr>
      <w:r>
        <w:rPr>
          <w:rFonts w:ascii="Arno Pro Caption" w:hAnsi="Arno Pro Caption" w:cs="Tahoma"/>
          <w:bCs/>
          <w:sz w:val="24"/>
          <w:szCs w:val="24"/>
        </w:rPr>
        <w:lastRenderedPageBreak/>
        <w:t>_________________________________________________</w:t>
      </w:r>
    </w:p>
    <w:p w14:paraId="1A51766D" w14:textId="77777777" w:rsidR="00D53A2B" w:rsidRPr="00D53A2B" w:rsidRDefault="00D53A2B" w:rsidP="00D53A2B">
      <w:pPr>
        <w:rPr>
          <w:rFonts w:ascii="Arno Pro Caption" w:hAnsi="Arno Pro Caption" w:cs="Tahoma"/>
          <w:b/>
          <w:bCs/>
          <w:sz w:val="24"/>
          <w:szCs w:val="24"/>
        </w:rPr>
      </w:pPr>
    </w:p>
    <w:p w14:paraId="4238ED25" w14:textId="77777777" w:rsidR="00592F50" w:rsidRPr="0032376C" w:rsidRDefault="00592F50" w:rsidP="00592F50">
      <w:pPr>
        <w:outlineLvl w:val="0"/>
        <w:rPr>
          <w:rFonts w:ascii="Arno Pro Caption" w:hAnsi="Arno Pro Caption" w:cs="Tahoma"/>
          <w:b/>
          <w:bCs/>
          <w:sz w:val="24"/>
          <w:szCs w:val="24"/>
        </w:rPr>
      </w:pPr>
      <w:r w:rsidRPr="0032376C">
        <w:rPr>
          <w:rFonts w:ascii="Arno Pro Caption" w:hAnsi="Arno Pro Caption" w:cs="Tahoma"/>
          <w:b/>
          <w:bCs/>
          <w:sz w:val="24"/>
          <w:szCs w:val="24"/>
        </w:rPr>
        <w:t>КОНФИДЕНЦИАЛЬНОСТЬ</w:t>
      </w:r>
    </w:p>
    <w:p w14:paraId="1CEE6B1A" w14:textId="77777777" w:rsidR="00592F50" w:rsidRDefault="00592F50" w:rsidP="00592F50">
      <w:pPr>
        <w:spacing w:after="0"/>
        <w:jc w:val="both"/>
        <w:rPr>
          <w:rFonts w:ascii="Arno Pro Caption" w:hAnsi="Arno Pro Caption" w:cs="Tahoma"/>
          <w:bCs/>
          <w:sz w:val="24"/>
          <w:szCs w:val="24"/>
        </w:rPr>
      </w:pPr>
      <w:r w:rsidRPr="0032376C">
        <w:rPr>
          <w:rFonts w:ascii="Arno Pro Caption" w:hAnsi="Arno Pro Caption" w:cs="Tahoma"/>
          <w:bCs/>
          <w:sz w:val="24"/>
          <w:szCs w:val="24"/>
        </w:rPr>
        <w:t>Конфиденциальные данные помеча</w:t>
      </w:r>
      <w:r>
        <w:rPr>
          <w:rFonts w:ascii="Arno Pro Caption" w:hAnsi="Arno Pro Caption" w:cs="Tahoma"/>
          <w:bCs/>
          <w:sz w:val="24"/>
          <w:szCs w:val="24"/>
        </w:rPr>
        <w:t xml:space="preserve">ются </w:t>
      </w:r>
      <w:r w:rsidRPr="0032376C">
        <w:rPr>
          <w:rFonts w:ascii="Arno Pro Caption" w:hAnsi="Arno Pro Caption" w:cs="Tahoma"/>
          <w:bCs/>
          <w:sz w:val="24"/>
          <w:szCs w:val="24"/>
        </w:rPr>
        <w:t xml:space="preserve">словом </w:t>
      </w:r>
      <w:r w:rsidRPr="0032376C">
        <w:rPr>
          <w:rFonts w:ascii="Arno Pro Caption" w:hAnsi="Arno Pro Caption" w:cs="Tahoma"/>
          <w:bCs/>
          <w:color w:val="FF0000"/>
          <w:sz w:val="24"/>
          <w:szCs w:val="24"/>
        </w:rPr>
        <w:t>«конфиденциально»</w:t>
      </w:r>
      <w:r w:rsidRPr="0032376C">
        <w:rPr>
          <w:rFonts w:ascii="Arno Pro Caption" w:hAnsi="Arno Pro Caption" w:cs="Tahoma"/>
          <w:bCs/>
          <w:sz w:val="24"/>
          <w:szCs w:val="24"/>
        </w:rPr>
        <w:t xml:space="preserve"> красным цветом непосредственно в тексте.</w:t>
      </w:r>
    </w:p>
    <w:p w14:paraId="018F82F1" w14:textId="77777777" w:rsidR="00D6358A" w:rsidRDefault="00D6358A" w:rsidP="00592F50">
      <w:pPr>
        <w:spacing w:after="0"/>
        <w:jc w:val="both"/>
        <w:rPr>
          <w:rFonts w:ascii="Arno Pro Caption" w:hAnsi="Arno Pro Caption" w:cs="Tahoma"/>
          <w:bCs/>
          <w:sz w:val="24"/>
          <w:szCs w:val="24"/>
        </w:rPr>
      </w:pPr>
    </w:p>
    <w:p w14:paraId="799EF764" w14:textId="77777777" w:rsidR="00D1145B" w:rsidRPr="00E30C30" w:rsidRDefault="005D5D42" w:rsidP="005D5D42">
      <w:pPr>
        <w:jc w:val="both"/>
        <w:rPr>
          <w:rFonts w:ascii="Arno Pro Caption" w:hAnsi="Arno Pro Caption" w:cs="Tahoma"/>
          <w:b/>
          <w:bCs/>
          <w:color w:val="800000"/>
          <w:sz w:val="24"/>
          <w:szCs w:val="24"/>
        </w:rPr>
      </w:pPr>
      <w:r w:rsidRPr="00E30C30">
        <w:rPr>
          <w:rFonts w:ascii="Arno Pro Caption" w:hAnsi="Arno Pro Caption" w:cs="Tahoma"/>
          <w:b/>
          <w:bCs/>
          <w:color w:val="800000"/>
          <w:sz w:val="24"/>
          <w:szCs w:val="24"/>
        </w:rPr>
        <w:t>ПОДТВЕРЖДЕНИЕ ПРЕДСТАВЛЕННОЙ ИНФОРМАЦИИ РУКОВОДИТЕЛЕМ ОРГАНИЗАЦИИ</w:t>
      </w:r>
    </w:p>
    <w:tbl>
      <w:tblPr>
        <w:tblW w:w="1044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0"/>
      </w:tblGrid>
      <w:tr w:rsidR="005D5D42" w:rsidRPr="00E30C30" w14:paraId="02BB68E7" w14:textId="77777777" w:rsidTr="00A317FF">
        <w:trPr>
          <w:trHeight w:val="493"/>
        </w:trPr>
        <w:tc>
          <w:tcPr>
            <w:tcW w:w="10440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5BF19" w14:textId="77777777" w:rsidR="00E30C30" w:rsidRPr="00E30C30" w:rsidRDefault="005D5D42" w:rsidP="00E30C30">
            <w:pPr>
              <w:spacing w:after="0" w:line="240" w:lineRule="auto"/>
              <w:rPr>
                <w:rFonts w:ascii="Arno Pro Caption" w:hAnsi="Arno Pro Caption" w:cs="Tahoma"/>
                <w:sz w:val="24"/>
                <w:szCs w:val="24"/>
              </w:rPr>
            </w:pPr>
            <w:r w:rsidRPr="00E30C30"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Наименование организации: </w:t>
            </w:r>
            <w:r w:rsidR="00E30C30" w:rsidRPr="00E30C30">
              <w:rPr>
                <w:rFonts w:ascii="Arno Pro Caption" w:hAnsi="Arno Pro Caption" w:cs="Tahoma"/>
                <w:sz w:val="24"/>
                <w:szCs w:val="24"/>
              </w:rPr>
              <w:t>Департамент управления персоналом ОАО «РЖД».</w:t>
            </w:r>
          </w:p>
          <w:p w14:paraId="40010C8E" w14:textId="77777777" w:rsidR="005D5D42" w:rsidRPr="00E30C30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  <w:p w14:paraId="034B81B3" w14:textId="77777777" w:rsidR="00AC10EC" w:rsidRPr="00E30C30" w:rsidRDefault="00AC10EC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  <w:tr w:rsidR="005D5D42" w:rsidRPr="00E30C30" w14:paraId="1978C94A" w14:textId="77777777" w:rsidTr="00AC10EC">
        <w:trPr>
          <w:trHeight w:val="864"/>
        </w:trPr>
        <w:tc>
          <w:tcPr>
            <w:tcW w:w="10440" w:type="dxa"/>
            <w:tcBorders>
              <w:top w:val="nil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41439" w14:textId="77777777" w:rsidR="00AC10EC" w:rsidRPr="00E30C30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E30C30">
              <w:rPr>
                <w:rFonts w:ascii="Arno Pro Caption" w:hAnsi="Arno Pro Caption" w:cs="Tahoma"/>
                <w:bCs/>
                <w:sz w:val="24"/>
                <w:szCs w:val="24"/>
              </w:rPr>
              <w:t>Юридический адрес:</w:t>
            </w:r>
          </w:p>
        </w:tc>
      </w:tr>
      <w:tr w:rsidR="005D5D42" w:rsidRPr="00902713" w14:paraId="4770C8DC" w14:textId="77777777" w:rsidTr="00A317FF">
        <w:tc>
          <w:tcPr>
            <w:tcW w:w="10440" w:type="dxa"/>
            <w:tcBorders>
              <w:top w:val="nil"/>
              <w:left w:val="dotted" w:sz="8" w:space="0" w:color="auto"/>
              <w:bottom w:val="dotted" w:sz="8" w:space="0" w:color="auto"/>
              <w:right w:val="dotted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ECE02" w14:textId="77777777" w:rsidR="005D5D42" w:rsidRPr="00E30C30" w:rsidRDefault="005D5D42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  <w:r w:rsidRPr="00E30C30">
              <w:rPr>
                <w:rFonts w:ascii="Arno Pro Caption" w:hAnsi="Arno Pro Caption" w:cs="Tahoma"/>
                <w:bCs/>
                <w:sz w:val="24"/>
                <w:szCs w:val="24"/>
              </w:rPr>
              <w:t>Должность, ФИО руководителя организации или другого уполномоченного лица (необходимо указать, на каком основании действует):</w:t>
            </w:r>
          </w:p>
          <w:p w14:paraId="1DC2106D" w14:textId="77777777" w:rsidR="00E30C30" w:rsidRPr="00E30C30" w:rsidRDefault="00E30C30" w:rsidP="00E30C30">
            <w:pPr>
              <w:pStyle w:val="228bf8a64b8551e1msonormal"/>
              <w:spacing w:before="0" w:beforeAutospacing="0" w:after="0" w:afterAutospacing="0"/>
              <w:rPr>
                <w:rFonts w:ascii="Arno Pro Caption" w:hAnsi="Arno Pro Caption" w:cs="Tahoma"/>
                <w:bCs/>
              </w:rPr>
            </w:pPr>
            <w:r w:rsidRPr="00E30C30">
              <w:rPr>
                <w:rFonts w:ascii="Arno Pro Caption" w:hAnsi="Arno Pro Caption" w:cs="Tahoma"/>
                <w:bCs/>
              </w:rPr>
              <w:t>Савина Мария Александровна - Заместитель начальника Департамента управления персоналом ОАО "РЖД" - начальник отдела развития руководителей и специалистов</w:t>
            </w:r>
          </w:p>
          <w:p w14:paraId="38FCD614" w14:textId="21001046" w:rsidR="00E30C30" w:rsidRPr="00E30C30" w:rsidRDefault="00E30C30" w:rsidP="00E30C30">
            <w:pPr>
              <w:pStyle w:val="228bf8a64b8551e1msonormal"/>
              <w:spacing w:before="0" w:beforeAutospacing="0" w:after="0" w:afterAutospacing="0"/>
              <w:rPr>
                <w:rFonts w:ascii="Arno Pro Caption" w:hAnsi="Arno Pro Caption" w:cs="Tahoma"/>
                <w:bCs/>
              </w:rPr>
            </w:pPr>
            <w:r w:rsidRPr="00E30C30">
              <w:rPr>
                <w:rFonts w:ascii="Arno Pro Caption" w:hAnsi="Arno Pro Caption" w:cs="Tahoma"/>
                <w:bCs/>
              </w:rPr>
              <w:t xml:space="preserve">Раб. тел. 8(499)262-69-79 </w:t>
            </w:r>
          </w:p>
          <w:p w14:paraId="56AD84BF" w14:textId="77777777" w:rsidR="00E30C30" w:rsidRDefault="00E30C30" w:rsidP="00E30C30">
            <w:pPr>
              <w:pStyle w:val="228bf8a64b8551e1msonormal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1F497D"/>
                <w:sz w:val="22"/>
                <w:szCs w:val="22"/>
              </w:rPr>
              <w:t> </w:t>
            </w:r>
          </w:p>
          <w:p w14:paraId="59CA782A" w14:textId="77777777" w:rsidR="00E30C30" w:rsidRPr="00902713" w:rsidRDefault="00E30C30" w:rsidP="00A317FF">
            <w:pPr>
              <w:rPr>
                <w:rFonts w:ascii="Arno Pro Caption" w:hAnsi="Arno Pro Caption" w:cs="Tahoma"/>
                <w:bCs/>
                <w:sz w:val="24"/>
                <w:szCs w:val="24"/>
              </w:rPr>
            </w:pPr>
          </w:p>
        </w:tc>
      </w:tr>
    </w:tbl>
    <w:p w14:paraId="5CCA6B56" w14:textId="77777777" w:rsidR="00D1145B" w:rsidRDefault="00D1145B" w:rsidP="005D5D42">
      <w:pPr>
        <w:rPr>
          <w:rFonts w:ascii="Arno Pro Caption" w:hAnsi="Arno Pro Caption" w:cs="Tahoma"/>
          <w:bCs/>
          <w:sz w:val="24"/>
          <w:szCs w:val="24"/>
        </w:rPr>
      </w:pPr>
    </w:p>
    <w:p w14:paraId="5C84A4EC" w14:textId="77777777" w:rsidR="005D5D42" w:rsidRPr="00902713" w:rsidRDefault="005D5D42" w:rsidP="005D5D42">
      <w:pPr>
        <w:rPr>
          <w:rFonts w:ascii="Arno Pro Caption" w:hAnsi="Arno Pro Caption" w:cs="Tahoma"/>
          <w:bCs/>
          <w:sz w:val="24"/>
          <w:szCs w:val="24"/>
        </w:rPr>
      </w:pPr>
      <w:r w:rsidRPr="00902713">
        <w:rPr>
          <w:rFonts w:ascii="Arno Pro Caption" w:hAnsi="Arno Pro Caption" w:cs="Tahoma"/>
          <w:bCs/>
          <w:sz w:val="24"/>
          <w:szCs w:val="24"/>
        </w:rPr>
        <w:t>Выдвигаю заявку на соискание Премии «</w:t>
      </w:r>
      <w:r w:rsidR="007F63F0">
        <w:rPr>
          <w:rFonts w:ascii="Arno Pro Caption" w:hAnsi="Arno Pro Caption" w:cs="Tahoma"/>
          <w:bCs/>
          <w:sz w:val="24"/>
          <w:szCs w:val="24"/>
        </w:rPr>
        <w:t xml:space="preserve">СМАРТ </w:t>
      </w:r>
      <w:r>
        <w:rPr>
          <w:rFonts w:ascii="Arno Pro Caption" w:hAnsi="Arno Pro Caption" w:cs="Tahoma"/>
          <w:bCs/>
          <w:sz w:val="24"/>
          <w:szCs w:val="24"/>
        </w:rPr>
        <w:t xml:space="preserve">ПИРАМИДА» в номинации </w:t>
      </w:r>
      <w:r w:rsidRPr="002C04CE">
        <w:rPr>
          <w:rFonts w:ascii="Arno Pro Caption" w:hAnsi="Arno Pro Caption" w:cs="Tahoma"/>
          <w:bCs/>
          <w:sz w:val="24"/>
          <w:szCs w:val="24"/>
        </w:rPr>
        <w:t>«</w:t>
      </w:r>
      <w:r w:rsidR="005E3622">
        <w:rPr>
          <w:rFonts w:ascii="Arno Pro Caption" w:eastAsia="Times New Roman" w:hAnsi="Arno Pro Caption" w:cs="Times New Roman"/>
          <w:sz w:val="24"/>
          <w:szCs w:val="24"/>
          <w:lang w:eastAsia="ru-RU"/>
        </w:rPr>
        <w:t>ЛУЧШАЯ ПРОГРАММА КОРПОРАТИВНОГО ОБУЧЕНИЯ</w:t>
      </w:r>
      <w:r w:rsidRPr="002C04CE">
        <w:rPr>
          <w:rFonts w:ascii="Arno Pro Caption" w:hAnsi="Arno Pro Caption" w:cs="Tahoma"/>
          <w:bCs/>
          <w:sz w:val="24"/>
          <w:szCs w:val="24"/>
        </w:rPr>
        <w:t>»</w:t>
      </w:r>
      <w:r w:rsidRPr="00902713">
        <w:rPr>
          <w:rFonts w:ascii="Arno Pro Caption" w:hAnsi="Arno Pro Caption" w:cs="Tahoma"/>
          <w:bCs/>
          <w:sz w:val="24"/>
          <w:szCs w:val="24"/>
        </w:rPr>
        <w:t xml:space="preserve"> и подтверждаю достоверность и точность приведенной в заявке информации.  </w:t>
      </w:r>
    </w:p>
    <w:p w14:paraId="67B7D40A" w14:textId="77777777" w:rsidR="005D5D42" w:rsidRPr="00902713" w:rsidRDefault="005D5D42" w:rsidP="005D5D42">
      <w:pPr>
        <w:rPr>
          <w:rFonts w:ascii="Arno Pro Caption" w:hAnsi="Arno Pro Caption" w:cs="Tahoma"/>
          <w:bCs/>
          <w:sz w:val="24"/>
          <w:szCs w:val="24"/>
        </w:rPr>
      </w:pPr>
      <w:r w:rsidRPr="00902713">
        <w:rPr>
          <w:rFonts w:ascii="Arno Pro Caption" w:hAnsi="Arno Pro Caption" w:cs="Tahoma"/>
          <w:bCs/>
          <w:sz w:val="24"/>
          <w:szCs w:val="24"/>
        </w:rPr>
        <w:t>Подпись _________________</w:t>
      </w:r>
      <w:r>
        <w:rPr>
          <w:rFonts w:ascii="Arno Pro Caption" w:hAnsi="Arno Pro Caption" w:cs="Tahoma"/>
          <w:bCs/>
          <w:sz w:val="24"/>
          <w:szCs w:val="24"/>
        </w:rPr>
        <w:t>__</w:t>
      </w:r>
      <w:r w:rsidRPr="00902713">
        <w:rPr>
          <w:rFonts w:ascii="Arno Pro Caption" w:hAnsi="Arno Pro Caption" w:cs="Tahoma"/>
          <w:bCs/>
          <w:sz w:val="24"/>
          <w:szCs w:val="24"/>
        </w:rPr>
        <w:t>______</w:t>
      </w:r>
      <w:r w:rsidR="00D1145B">
        <w:rPr>
          <w:rFonts w:ascii="Arno Pro Caption" w:hAnsi="Arno Pro Caption" w:cs="Tahoma"/>
          <w:bCs/>
          <w:sz w:val="24"/>
          <w:szCs w:val="24"/>
        </w:rPr>
        <w:t xml:space="preserve">                       Дата </w:t>
      </w:r>
      <w:r w:rsidR="00D1145B" w:rsidRPr="00902713">
        <w:rPr>
          <w:rFonts w:ascii="Arno Pro Caption" w:hAnsi="Arno Pro Caption" w:cs="Tahoma"/>
          <w:bCs/>
          <w:sz w:val="24"/>
          <w:szCs w:val="24"/>
        </w:rPr>
        <w:t xml:space="preserve"> </w:t>
      </w:r>
      <w:r w:rsidRPr="00902713">
        <w:rPr>
          <w:rFonts w:ascii="Arno Pro Caption" w:hAnsi="Arno Pro Caption" w:cs="Tahoma"/>
          <w:bCs/>
          <w:sz w:val="24"/>
          <w:szCs w:val="24"/>
        </w:rPr>
        <w:t>____________</w:t>
      </w:r>
      <w:r>
        <w:rPr>
          <w:rFonts w:ascii="Arno Pro Caption" w:hAnsi="Arno Pro Caption" w:cs="Tahoma"/>
          <w:bCs/>
          <w:sz w:val="24"/>
          <w:szCs w:val="24"/>
        </w:rPr>
        <w:t>_________________</w:t>
      </w:r>
      <w:r w:rsidRPr="00902713">
        <w:rPr>
          <w:rFonts w:ascii="Arno Pro Caption" w:hAnsi="Arno Pro Caption" w:cs="Tahoma"/>
          <w:bCs/>
          <w:sz w:val="24"/>
          <w:szCs w:val="24"/>
        </w:rPr>
        <w:t>___</w:t>
      </w:r>
    </w:p>
    <w:p w14:paraId="16A77463" w14:textId="77777777" w:rsidR="00D72C6D" w:rsidRDefault="00D72C6D" w:rsidP="00D72C6D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tbl>
      <w:tblPr>
        <w:tblW w:w="9923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923"/>
      </w:tblGrid>
      <w:tr w:rsidR="00D1145B" w:rsidRPr="00382526" w14:paraId="5DB52B0E" w14:textId="77777777" w:rsidTr="00677AC9">
        <w:tc>
          <w:tcPr>
            <w:tcW w:w="9923" w:type="dxa"/>
            <w:shd w:val="clear" w:color="auto" w:fill="auto"/>
          </w:tcPr>
          <w:p w14:paraId="3128B768" w14:textId="77777777" w:rsidR="00D1145B" w:rsidRDefault="00D1145B" w:rsidP="00677AC9">
            <w:pPr>
              <w:spacing w:line="240" w:lineRule="auto"/>
              <w:rPr>
                <w:rFonts w:ascii="Arno Pro Caption" w:hAnsi="Arno Pro Caption" w:cs="Tahoma"/>
                <w:bCs/>
                <w:sz w:val="24"/>
                <w:szCs w:val="24"/>
              </w:rPr>
            </w:pPr>
            <w:commentRangeStart w:id="4"/>
            <w:r w:rsidRPr="00382526">
              <w:rPr>
                <w:rFonts w:ascii="Arno Pro Caption" w:hAnsi="Arno Pro Caption" w:cs="Tahoma"/>
                <w:bCs/>
                <w:sz w:val="24"/>
                <w:szCs w:val="24"/>
              </w:rPr>
              <w:t>Контактное лицо для решения организационных вопросов:</w:t>
            </w:r>
            <w:r>
              <w:rPr>
                <w:rFonts w:ascii="Arno Pro Caption" w:hAnsi="Arno Pro Caption" w:cs="Tahoma"/>
                <w:bCs/>
                <w:sz w:val="24"/>
                <w:szCs w:val="24"/>
              </w:rPr>
              <w:t xml:space="preserve"> </w:t>
            </w:r>
            <w:commentRangeEnd w:id="4"/>
            <w:r w:rsidR="005A176B">
              <w:rPr>
                <w:rStyle w:val="af"/>
              </w:rPr>
              <w:commentReference w:id="4"/>
            </w:r>
          </w:p>
          <w:p w14:paraId="0210E887" w14:textId="77777777" w:rsidR="00D1145B" w:rsidRPr="00382526" w:rsidRDefault="00D1145B" w:rsidP="00677AC9">
            <w:pPr>
              <w:spacing w:line="240" w:lineRule="auto"/>
              <w:rPr>
                <w:rFonts w:ascii="Arno Pro Caption" w:hAnsi="Arno Pro Caption" w:cs="Tahoma"/>
                <w:b/>
                <w:bCs/>
                <w:sz w:val="24"/>
                <w:szCs w:val="24"/>
              </w:rPr>
            </w:pPr>
          </w:p>
        </w:tc>
      </w:tr>
    </w:tbl>
    <w:p w14:paraId="0A4191C8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5DA59941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color w:val="800000"/>
          <w:sz w:val="24"/>
          <w:szCs w:val="24"/>
        </w:rPr>
      </w:pPr>
    </w:p>
    <w:p w14:paraId="34F54BC6" w14:textId="77777777" w:rsidR="00D1145B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  <w:r>
        <w:rPr>
          <w:rFonts w:ascii="Arno Pro Caption" w:hAnsi="Arno Pro Caption" w:cs="Tahoma"/>
          <w:b/>
          <w:bCs/>
          <w:color w:val="800000"/>
          <w:sz w:val="24"/>
          <w:szCs w:val="24"/>
        </w:rPr>
        <w:t>Секретариат Премии</w:t>
      </w:r>
      <w:r w:rsidRPr="00191C90">
        <w:rPr>
          <w:rFonts w:ascii="Arno Pro Caption" w:hAnsi="Arno Pro Caption" w:cs="Tahoma"/>
          <w:b/>
          <w:bCs/>
          <w:color w:val="800000"/>
          <w:sz w:val="24"/>
          <w:szCs w:val="24"/>
        </w:rPr>
        <w:t>:</w:t>
      </w:r>
      <w:r w:rsidRPr="00191C90">
        <w:rPr>
          <w:rFonts w:ascii="Arno Pro Caption" w:hAnsi="Arno Pro Caption" w:cs="Tahoma"/>
          <w:b/>
          <w:bCs/>
          <w:sz w:val="24"/>
          <w:szCs w:val="24"/>
        </w:rPr>
        <w:t xml:space="preserve"> </w:t>
      </w:r>
    </w:p>
    <w:p w14:paraId="4168B9C1" w14:textId="77777777" w:rsidR="00D1145B" w:rsidRPr="006123E8" w:rsidRDefault="00D1145B" w:rsidP="00D1145B">
      <w:pPr>
        <w:spacing w:after="0" w:line="240" w:lineRule="auto"/>
        <w:rPr>
          <w:rFonts w:ascii="Arno Pro Caption" w:hAnsi="Arno Pro Caption" w:cs="Tahoma"/>
          <w:b/>
          <w:bCs/>
          <w:sz w:val="24"/>
          <w:szCs w:val="24"/>
        </w:rPr>
      </w:pPr>
      <w:r>
        <w:rPr>
          <w:rFonts w:ascii="Arno Pro Caption" w:hAnsi="Arno Pro Caption" w:cs="Tahoma"/>
          <w:b/>
          <w:bCs/>
          <w:sz w:val="24"/>
          <w:szCs w:val="24"/>
        </w:rPr>
        <w:t>Тел</w:t>
      </w:r>
      <w:r w:rsidR="00A80568">
        <w:rPr>
          <w:rFonts w:ascii="Arno Pro Caption" w:hAnsi="Arno Pro Caption" w:cs="Tahoma"/>
          <w:b/>
          <w:bCs/>
          <w:sz w:val="24"/>
          <w:szCs w:val="24"/>
        </w:rPr>
        <w:t>.: +7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>4959267870</w:t>
      </w:r>
    </w:p>
    <w:p w14:paraId="69AAFE3F" w14:textId="77777777" w:rsidR="00D1145B" w:rsidRPr="006123E8" w:rsidRDefault="00D1145B" w:rsidP="00D1145B">
      <w:pPr>
        <w:spacing w:after="0" w:line="240" w:lineRule="auto"/>
      </w:pPr>
      <w:r w:rsidRPr="00121AAE">
        <w:rPr>
          <w:rFonts w:ascii="Arno Pro Caption" w:hAnsi="Arno Pro Caption" w:cs="Tahoma"/>
          <w:b/>
          <w:bCs/>
          <w:sz w:val="24"/>
          <w:szCs w:val="24"/>
          <w:lang w:val="en-US"/>
        </w:rPr>
        <w:t>E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>-</w:t>
      </w:r>
      <w:r w:rsidRPr="00121AAE">
        <w:rPr>
          <w:rFonts w:ascii="Arno Pro Caption" w:hAnsi="Arno Pro Caption" w:cs="Tahoma"/>
          <w:b/>
          <w:bCs/>
          <w:sz w:val="24"/>
          <w:szCs w:val="24"/>
          <w:lang w:val="en-US"/>
        </w:rPr>
        <w:t>mail</w:t>
      </w:r>
      <w:r w:rsidRPr="006123E8">
        <w:rPr>
          <w:rFonts w:ascii="Arno Pro Caption" w:hAnsi="Arno Pro Caption" w:cs="Tahoma"/>
          <w:b/>
          <w:bCs/>
          <w:sz w:val="24"/>
          <w:szCs w:val="24"/>
        </w:rPr>
        <w:t xml:space="preserve">: </w:t>
      </w:r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award</w:t>
      </w:r>
      <w:r w:rsidRPr="006123E8">
        <w:rPr>
          <w:rFonts w:ascii="Arno Pro Caption" w:hAnsi="Arno Pro Caption"/>
          <w:b/>
          <w:bCs/>
          <w:sz w:val="24"/>
          <w:szCs w:val="24"/>
        </w:rPr>
        <w:t>@</w:t>
      </w:r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hraward</w:t>
      </w:r>
      <w:r w:rsidRPr="006123E8">
        <w:rPr>
          <w:rFonts w:ascii="Arno Pro Caption" w:hAnsi="Arno Pro Caption"/>
          <w:b/>
          <w:bCs/>
          <w:sz w:val="24"/>
          <w:szCs w:val="24"/>
        </w:rPr>
        <w:t>.</w:t>
      </w:r>
      <w:r w:rsidRPr="0045381E">
        <w:rPr>
          <w:rFonts w:ascii="Arno Pro Caption" w:hAnsi="Arno Pro Caption"/>
          <w:b/>
          <w:bCs/>
          <w:sz w:val="24"/>
          <w:szCs w:val="24"/>
          <w:lang w:val="en-US"/>
        </w:rPr>
        <w:t>ru</w:t>
      </w:r>
    </w:p>
    <w:sectPr w:rsidR="00D1145B" w:rsidRPr="006123E8" w:rsidSect="00122311">
      <w:headerReference w:type="default" r:id="rId14"/>
      <w:footerReference w:type="default" r:id="rId15"/>
      <w:pgSz w:w="11906" w:h="16838"/>
      <w:pgMar w:top="720" w:right="720" w:bottom="180" w:left="720" w:header="0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Романова Светлана Николаевна" w:date="2024-11-27T12:59:00Z" w:initials="РСН">
    <w:p w14:paraId="44A95B78" w14:textId="6B44DCCF" w:rsidR="00DD3C10" w:rsidRDefault="00DD3C10">
      <w:pPr>
        <w:pStyle w:val="af0"/>
      </w:pPr>
      <w:r>
        <w:rPr>
          <w:rStyle w:val="af"/>
        </w:rPr>
        <w:annotationRef/>
      </w:r>
      <w:r>
        <w:t>Татьян, решили поступить нестандартно и внести смыслы через ОС.</w:t>
      </w:r>
    </w:p>
  </w:comment>
  <w:comment w:id="4" w:author="Романова Светлана Николаевна" w:date="2024-11-27T13:03:00Z" w:initials="РСН">
    <w:p w14:paraId="13937487" w14:textId="0EF8DC30" w:rsidR="005A176B" w:rsidRDefault="005A176B">
      <w:pPr>
        <w:pStyle w:val="af0"/>
      </w:pPr>
      <w:r>
        <w:rPr>
          <w:rStyle w:val="af"/>
        </w:rPr>
        <w:annotationRef/>
      </w:r>
      <w:r>
        <w:t xml:space="preserve">Татьян, </w:t>
      </w:r>
      <w:r w:rsidR="000B360C">
        <w:t>тут, наверное,</w:t>
      </w:r>
      <w:r>
        <w:t xml:space="preserve"> надо кого-то из ЦБР указывать?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A95B78" w15:done="0"/>
  <w15:commentEx w15:paraId="139374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F1962A" w16cex:dateUtc="2024-11-27T09:59:00Z"/>
  <w16cex:commentExtensible w16cex:durableId="2AF1973A" w16cex:dateUtc="2024-11-27T1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A95B78" w16cid:durableId="2AF1962A"/>
  <w16cid:commentId w16cid:paraId="13937487" w16cid:durableId="2AF197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D4D30" w14:textId="77777777" w:rsidR="0063637D" w:rsidRDefault="0063637D" w:rsidP="00515676">
      <w:pPr>
        <w:spacing w:after="0" w:line="240" w:lineRule="auto"/>
      </w:pPr>
      <w:r>
        <w:separator/>
      </w:r>
    </w:p>
  </w:endnote>
  <w:endnote w:type="continuationSeparator" w:id="0">
    <w:p w14:paraId="26A5F824" w14:textId="77777777" w:rsidR="0063637D" w:rsidRDefault="0063637D" w:rsidP="00515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no Pro Captio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3B5E" w14:textId="77777777" w:rsidR="00802153" w:rsidRDefault="00D6298C" w:rsidP="00E80E86">
    <w:pPr>
      <w:pStyle w:val="a5"/>
      <w:jc w:val="center"/>
      <w:rPr>
        <w:rFonts w:ascii="Trebuchet MS" w:hAnsi="Trebuchet MS"/>
        <w:spacing w:val="44"/>
        <w:sz w:val="18"/>
      </w:rPr>
    </w:pPr>
    <w:r>
      <w:rPr>
        <w:rFonts w:ascii="Trebuchet MS" w:hAnsi="Trebuchet MS"/>
        <w:noProof/>
        <w:spacing w:val="44"/>
        <w:sz w:val="18"/>
        <w:lang w:eastAsia="ru-RU"/>
      </w:rPr>
      <w:drawing>
        <wp:inline distT="0" distB="0" distL="0" distR="0" wp14:anchorId="28C708B2" wp14:editId="76A54FA1">
          <wp:extent cx="5709920" cy="195580"/>
          <wp:effectExtent l="0" t="0" r="0" b="0"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9920" cy="195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614DE8" w14:textId="77777777" w:rsidR="00802153" w:rsidRPr="007D2673" w:rsidRDefault="00802153" w:rsidP="00E80E86">
    <w:pPr>
      <w:pStyle w:val="a5"/>
      <w:jc w:val="center"/>
      <w:rPr>
        <w:rFonts w:ascii="Arial Narrow" w:hAnsi="Arial Narrow"/>
        <w:spacing w:val="44"/>
        <w:sz w:val="20"/>
        <w:lang w:val="en-US"/>
      </w:rPr>
    </w:pPr>
    <w:r>
      <w:rPr>
        <w:rFonts w:ascii="Arial Narrow" w:hAnsi="Arial Narrow"/>
        <w:spacing w:val="44"/>
        <w:sz w:val="20"/>
        <w:lang w:val="sv-SE"/>
      </w:rPr>
      <w:t xml:space="preserve">LBS International Conferences, </w:t>
    </w:r>
    <w:r w:rsidRPr="00CC2679">
      <w:rPr>
        <w:rFonts w:ascii="Arial Narrow" w:hAnsi="Arial Narrow"/>
        <w:spacing w:val="44"/>
        <w:sz w:val="20"/>
        <w:lang w:val="sv-SE"/>
      </w:rPr>
      <w:t>Москва</w:t>
    </w:r>
    <w:r w:rsidRPr="007D2673">
      <w:rPr>
        <w:rFonts w:ascii="Arial Narrow" w:hAnsi="Arial Narrow"/>
        <w:spacing w:val="44"/>
        <w:sz w:val="20"/>
        <w:lang w:val="en-US"/>
      </w:rPr>
      <w:t xml:space="preserve">, </w:t>
    </w:r>
    <w:r>
      <w:rPr>
        <w:rFonts w:ascii="Arial Narrow" w:hAnsi="Arial Narrow"/>
        <w:spacing w:val="44"/>
        <w:sz w:val="20"/>
        <w:lang w:val="sv-SE"/>
      </w:rPr>
      <w:t>Покровка, 43, стр.2</w:t>
    </w:r>
  </w:p>
  <w:p w14:paraId="68F67F11" w14:textId="77777777" w:rsidR="00802153" w:rsidRDefault="00802153" w:rsidP="00E80E86">
    <w:pPr>
      <w:pStyle w:val="a5"/>
      <w:jc w:val="center"/>
    </w:pPr>
    <w:r w:rsidRPr="0067281A">
      <w:rPr>
        <w:rFonts w:ascii="Arial Narrow" w:hAnsi="Arial Narrow"/>
        <w:spacing w:val="38"/>
        <w:sz w:val="18"/>
        <w:szCs w:val="18"/>
      </w:rPr>
      <w:t xml:space="preserve">Тел.: +7 (495) 926-78-70, </w:t>
    </w:r>
    <w:hyperlink r:id="rId2" w:history="1">
      <w:r w:rsidRPr="007D2673">
        <w:rPr>
          <w:rStyle w:val="aa"/>
          <w:rFonts w:ascii="Arial Narrow" w:hAnsi="Arial Narrow"/>
          <w:spacing w:val="38"/>
          <w:sz w:val="18"/>
          <w:szCs w:val="18"/>
        </w:rPr>
        <w:t>contact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@</w:t>
      </w:r>
      <w:r w:rsidRPr="007D2673">
        <w:rPr>
          <w:rStyle w:val="aa"/>
          <w:rFonts w:ascii="Arial Narrow" w:hAnsi="Arial Narrow"/>
          <w:spacing w:val="38"/>
          <w:sz w:val="18"/>
          <w:szCs w:val="18"/>
        </w:rPr>
        <w:t>lbsglobal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7D2673">
        <w:rPr>
          <w:rStyle w:val="aa"/>
          <w:rFonts w:ascii="Arial Narrow" w:hAnsi="Arial Narrow"/>
          <w:spacing w:val="38"/>
          <w:sz w:val="18"/>
          <w:szCs w:val="18"/>
        </w:rPr>
        <w:t>com</w:t>
      </w:r>
    </w:hyperlink>
    <w:r w:rsidRPr="0067281A">
      <w:rPr>
        <w:rFonts w:ascii="Arial Narrow" w:hAnsi="Arial Narrow"/>
        <w:spacing w:val="38"/>
        <w:sz w:val="18"/>
        <w:szCs w:val="18"/>
      </w:rPr>
      <w:t xml:space="preserve">, </w:t>
    </w:r>
    <w:hyperlink r:id="rId3" w:history="1">
      <w:r w:rsidRPr="001E7492">
        <w:rPr>
          <w:rStyle w:val="aa"/>
          <w:rFonts w:ascii="Arial Narrow" w:hAnsi="Arial Narrow"/>
          <w:spacing w:val="38"/>
          <w:sz w:val="18"/>
          <w:szCs w:val="18"/>
        </w:rPr>
        <w:t>www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1E7492">
        <w:rPr>
          <w:rStyle w:val="aa"/>
          <w:rFonts w:ascii="Arial Narrow" w:hAnsi="Arial Narrow"/>
          <w:spacing w:val="38"/>
          <w:sz w:val="18"/>
          <w:szCs w:val="18"/>
        </w:rPr>
        <w:t>lbsglobal</w:t>
      </w:r>
      <w:r w:rsidRPr="0067281A">
        <w:rPr>
          <w:rStyle w:val="aa"/>
          <w:rFonts w:ascii="Arial Narrow" w:hAnsi="Arial Narrow"/>
          <w:spacing w:val="38"/>
          <w:sz w:val="18"/>
          <w:szCs w:val="18"/>
        </w:rPr>
        <w:t>.</w:t>
      </w:r>
      <w:r w:rsidRPr="001E7492">
        <w:rPr>
          <w:rStyle w:val="aa"/>
          <w:rFonts w:ascii="Arial Narrow" w:hAnsi="Arial Narrow"/>
          <w:spacing w:val="38"/>
          <w:sz w:val="18"/>
          <w:szCs w:val="18"/>
        </w:rPr>
        <w:t>com</w:t>
      </w:r>
    </w:hyperlink>
  </w:p>
  <w:p w14:paraId="53759B72" w14:textId="77777777" w:rsidR="00802153" w:rsidRDefault="00802153" w:rsidP="0044690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46F57" w14:textId="77777777" w:rsidR="0063637D" w:rsidRDefault="0063637D" w:rsidP="00515676">
      <w:pPr>
        <w:spacing w:after="0" w:line="240" w:lineRule="auto"/>
      </w:pPr>
      <w:r>
        <w:separator/>
      </w:r>
    </w:p>
  </w:footnote>
  <w:footnote w:type="continuationSeparator" w:id="0">
    <w:p w14:paraId="222062D5" w14:textId="77777777" w:rsidR="0063637D" w:rsidRDefault="0063637D" w:rsidP="00515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6BC95" w14:textId="77777777" w:rsidR="006754F5" w:rsidRDefault="005B60BC" w:rsidP="006754F5">
    <w:pPr>
      <w:pStyle w:val="a3"/>
      <w:ind w:left="-709"/>
    </w:pPr>
    <w:r>
      <w:rPr>
        <w:noProof/>
        <w:lang w:eastAsia="ru-RU"/>
      </w:rPr>
      <w:drawing>
        <wp:inline distT="0" distB="0" distL="0" distR="0" wp14:anchorId="14251A90" wp14:editId="6E78BBBC">
          <wp:extent cx="7557979" cy="1615440"/>
          <wp:effectExtent l="0" t="0" r="5080" b="381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фко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764" cy="16138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CD4AD6" w14:textId="77777777" w:rsidR="006754F5" w:rsidRDefault="006754F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7C4"/>
    <w:multiLevelType w:val="hybridMultilevel"/>
    <w:tmpl w:val="9232E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B46CE"/>
    <w:multiLevelType w:val="hybridMultilevel"/>
    <w:tmpl w:val="4588FE52"/>
    <w:lvl w:ilvl="0" w:tplc="F7BC99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94F14"/>
    <w:multiLevelType w:val="hybridMultilevel"/>
    <w:tmpl w:val="DEDA007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B5F4D"/>
    <w:multiLevelType w:val="hybridMultilevel"/>
    <w:tmpl w:val="B18E41B2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17FCE"/>
    <w:multiLevelType w:val="hybridMultilevel"/>
    <w:tmpl w:val="AF88810A"/>
    <w:lvl w:ilvl="0" w:tplc="C440447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75A53"/>
    <w:multiLevelType w:val="hybridMultilevel"/>
    <w:tmpl w:val="DA98AD58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F79D1"/>
    <w:multiLevelType w:val="hybridMultilevel"/>
    <w:tmpl w:val="4A4813A4"/>
    <w:lvl w:ilvl="0" w:tplc="20A6DF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0A658A"/>
    <w:multiLevelType w:val="hybridMultilevel"/>
    <w:tmpl w:val="50121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030F4"/>
    <w:multiLevelType w:val="hybridMultilevel"/>
    <w:tmpl w:val="58C27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33C79"/>
    <w:multiLevelType w:val="hybridMultilevel"/>
    <w:tmpl w:val="84AC5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72211"/>
    <w:multiLevelType w:val="hybridMultilevel"/>
    <w:tmpl w:val="25C0B6F4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74F17"/>
    <w:multiLevelType w:val="hybridMultilevel"/>
    <w:tmpl w:val="CD48D9D8"/>
    <w:lvl w:ilvl="0" w:tplc="F7BC99C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02811"/>
    <w:multiLevelType w:val="hybridMultilevel"/>
    <w:tmpl w:val="A7D2D83C"/>
    <w:lvl w:ilvl="0" w:tplc="1A2A3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CE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46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69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8C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6B7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EE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CE4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E292F"/>
    <w:multiLevelType w:val="multilevel"/>
    <w:tmpl w:val="4A8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F3A0A"/>
    <w:multiLevelType w:val="hybridMultilevel"/>
    <w:tmpl w:val="C648684A"/>
    <w:lvl w:ilvl="0" w:tplc="463CC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47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45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703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2EE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4C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64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88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25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9F3C4A"/>
    <w:multiLevelType w:val="hybridMultilevel"/>
    <w:tmpl w:val="34A4DB6A"/>
    <w:lvl w:ilvl="0" w:tplc="FFE8F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C4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4EF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2C7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89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D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FCE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6B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C4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2573A"/>
    <w:multiLevelType w:val="hybridMultilevel"/>
    <w:tmpl w:val="47B0B168"/>
    <w:lvl w:ilvl="0" w:tplc="924CF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82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C6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20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6EF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48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25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2A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04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290F19"/>
    <w:multiLevelType w:val="hybridMultilevel"/>
    <w:tmpl w:val="B87E6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5A402D"/>
    <w:multiLevelType w:val="hybridMultilevel"/>
    <w:tmpl w:val="D3E2024A"/>
    <w:lvl w:ilvl="0" w:tplc="421CA1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858B7"/>
    <w:multiLevelType w:val="hybridMultilevel"/>
    <w:tmpl w:val="A75CD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1D2A40"/>
    <w:multiLevelType w:val="hybridMultilevel"/>
    <w:tmpl w:val="1F30E7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3431D"/>
    <w:multiLevelType w:val="hybridMultilevel"/>
    <w:tmpl w:val="D4E86CBA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A379F"/>
    <w:multiLevelType w:val="hybridMultilevel"/>
    <w:tmpl w:val="B1D02A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607420"/>
    <w:multiLevelType w:val="hybridMultilevel"/>
    <w:tmpl w:val="7FC05C9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812301"/>
    <w:multiLevelType w:val="hybridMultilevel"/>
    <w:tmpl w:val="3C806AD8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F1CA1"/>
    <w:multiLevelType w:val="hybridMultilevel"/>
    <w:tmpl w:val="006EFD56"/>
    <w:lvl w:ilvl="0" w:tplc="53705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CE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020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42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C07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146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68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CA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89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16535"/>
    <w:multiLevelType w:val="hybridMultilevel"/>
    <w:tmpl w:val="9F9CCD7A"/>
    <w:lvl w:ilvl="0" w:tplc="6F105364">
      <w:start w:val="1"/>
      <w:numFmt w:val="decimal"/>
      <w:lvlText w:val="%1."/>
      <w:lvlJc w:val="left"/>
      <w:pPr>
        <w:ind w:left="7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5" w:hanging="360"/>
      </w:pPr>
    </w:lvl>
    <w:lvl w:ilvl="2" w:tplc="0419001B" w:tentative="1">
      <w:start w:val="1"/>
      <w:numFmt w:val="lowerRoman"/>
      <w:lvlText w:val="%3."/>
      <w:lvlJc w:val="right"/>
      <w:pPr>
        <w:ind w:left="2155" w:hanging="180"/>
      </w:pPr>
    </w:lvl>
    <w:lvl w:ilvl="3" w:tplc="0419000F" w:tentative="1">
      <w:start w:val="1"/>
      <w:numFmt w:val="decimal"/>
      <w:lvlText w:val="%4."/>
      <w:lvlJc w:val="left"/>
      <w:pPr>
        <w:ind w:left="2875" w:hanging="360"/>
      </w:pPr>
    </w:lvl>
    <w:lvl w:ilvl="4" w:tplc="04190019" w:tentative="1">
      <w:start w:val="1"/>
      <w:numFmt w:val="lowerLetter"/>
      <w:lvlText w:val="%5."/>
      <w:lvlJc w:val="left"/>
      <w:pPr>
        <w:ind w:left="3595" w:hanging="360"/>
      </w:pPr>
    </w:lvl>
    <w:lvl w:ilvl="5" w:tplc="0419001B" w:tentative="1">
      <w:start w:val="1"/>
      <w:numFmt w:val="lowerRoman"/>
      <w:lvlText w:val="%6."/>
      <w:lvlJc w:val="right"/>
      <w:pPr>
        <w:ind w:left="4315" w:hanging="180"/>
      </w:pPr>
    </w:lvl>
    <w:lvl w:ilvl="6" w:tplc="0419000F" w:tentative="1">
      <w:start w:val="1"/>
      <w:numFmt w:val="decimal"/>
      <w:lvlText w:val="%7."/>
      <w:lvlJc w:val="left"/>
      <w:pPr>
        <w:ind w:left="5035" w:hanging="360"/>
      </w:pPr>
    </w:lvl>
    <w:lvl w:ilvl="7" w:tplc="04190019" w:tentative="1">
      <w:start w:val="1"/>
      <w:numFmt w:val="lowerLetter"/>
      <w:lvlText w:val="%8."/>
      <w:lvlJc w:val="left"/>
      <w:pPr>
        <w:ind w:left="5755" w:hanging="360"/>
      </w:pPr>
    </w:lvl>
    <w:lvl w:ilvl="8" w:tplc="041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27" w15:restartNumberingAfterBreak="0">
    <w:nsid w:val="59EA1D0F"/>
    <w:multiLevelType w:val="hybridMultilevel"/>
    <w:tmpl w:val="05EECF4E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D2A75"/>
    <w:multiLevelType w:val="multilevel"/>
    <w:tmpl w:val="25C0B6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126D5D"/>
    <w:multiLevelType w:val="hybridMultilevel"/>
    <w:tmpl w:val="CE38BCB6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927D9"/>
    <w:multiLevelType w:val="hybridMultilevel"/>
    <w:tmpl w:val="DFBCD0E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3587446"/>
    <w:multiLevelType w:val="hybridMultilevel"/>
    <w:tmpl w:val="F03E4072"/>
    <w:lvl w:ilvl="0" w:tplc="CF1E6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AE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488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8D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32A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E7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0C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ED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C4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328CB"/>
    <w:multiLevelType w:val="hybridMultilevel"/>
    <w:tmpl w:val="742AF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72A67"/>
    <w:multiLevelType w:val="hybridMultilevel"/>
    <w:tmpl w:val="D1228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573395"/>
    <w:multiLevelType w:val="hybridMultilevel"/>
    <w:tmpl w:val="38E64D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D564E7"/>
    <w:multiLevelType w:val="hybridMultilevel"/>
    <w:tmpl w:val="59B60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"/>
  </w:num>
  <w:num w:numId="3">
    <w:abstractNumId w:val="3"/>
  </w:num>
  <w:num w:numId="4">
    <w:abstractNumId w:val="27"/>
  </w:num>
  <w:num w:numId="5">
    <w:abstractNumId w:val="21"/>
  </w:num>
  <w:num w:numId="6">
    <w:abstractNumId w:val="29"/>
  </w:num>
  <w:num w:numId="7">
    <w:abstractNumId w:val="5"/>
  </w:num>
  <w:num w:numId="8">
    <w:abstractNumId w:val="24"/>
  </w:num>
  <w:num w:numId="9">
    <w:abstractNumId w:val="10"/>
  </w:num>
  <w:num w:numId="10">
    <w:abstractNumId w:val="28"/>
  </w:num>
  <w:num w:numId="11">
    <w:abstractNumId w:val="1"/>
  </w:num>
  <w:num w:numId="12">
    <w:abstractNumId w:val="11"/>
  </w:num>
  <w:num w:numId="13">
    <w:abstractNumId w:val="22"/>
  </w:num>
  <w:num w:numId="14">
    <w:abstractNumId w:val="13"/>
  </w:num>
  <w:num w:numId="15">
    <w:abstractNumId w:val="34"/>
  </w:num>
  <w:num w:numId="16">
    <w:abstractNumId w:val="8"/>
  </w:num>
  <w:num w:numId="17">
    <w:abstractNumId w:val="17"/>
  </w:num>
  <w:num w:numId="18">
    <w:abstractNumId w:val="15"/>
  </w:num>
  <w:num w:numId="19">
    <w:abstractNumId w:val="31"/>
  </w:num>
  <w:num w:numId="20">
    <w:abstractNumId w:val="12"/>
  </w:num>
  <w:num w:numId="21">
    <w:abstractNumId w:val="16"/>
  </w:num>
  <w:num w:numId="22">
    <w:abstractNumId w:val="25"/>
  </w:num>
  <w:num w:numId="23">
    <w:abstractNumId w:val="14"/>
  </w:num>
  <w:num w:numId="24">
    <w:abstractNumId w:val="35"/>
  </w:num>
  <w:num w:numId="25">
    <w:abstractNumId w:val="20"/>
  </w:num>
  <w:num w:numId="26">
    <w:abstractNumId w:val="4"/>
  </w:num>
  <w:num w:numId="27">
    <w:abstractNumId w:val="19"/>
  </w:num>
  <w:num w:numId="28">
    <w:abstractNumId w:val="9"/>
  </w:num>
  <w:num w:numId="29">
    <w:abstractNumId w:val="7"/>
  </w:num>
  <w:num w:numId="30">
    <w:abstractNumId w:val="18"/>
  </w:num>
  <w:num w:numId="31">
    <w:abstractNumId w:val="30"/>
  </w:num>
  <w:num w:numId="32">
    <w:abstractNumId w:val="32"/>
  </w:num>
  <w:num w:numId="33">
    <w:abstractNumId w:val="26"/>
  </w:num>
  <w:num w:numId="34">
    <w:abstractNumId w:val="0"/>
  </w:num>
  <w:num w:numId="35">
    <w:abstractNumId w:val="33"/>
  </w:num>
  <w:num w:numId="3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Романова Светлана Николаевна">
    <w15:presenceInfo w15:providerId="AD" w15:userId="S-1-5-21-1091965861-793579290-3907491456-1202"/>
  </w15:person>
  <w15:person w15:author="Марценюк Наталья">
    <w15:presenceInfo w15:providerId="None" w15:userId="Марценюк Наталь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trackRevisions/>
  <w:defaultTabStop w:val="708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76"/>
    <w:rsid w:val="00000E27"/>
    <w:rsid w:val="00000F04"/>
    <w:rsid w:val="000035E8"/>
    <w:rsid w:val="00003DD6"/>
    <w:rsid w:val="000046F5"/>
    <w:rsid w:val="000059F3"/>
    <w:rsid w:val="00006412"/>
    <w:rsid w:val="00007C49"/>
    <w:rsid w:val="000125E2"/>
    <w:rsid w:val="00017CCE"/>
    <w:rsid w:val="00017E3C"/>
    <w:rsid w:val="00024D76"/>
    <w:rsid w:val="00024FB7"/>
    <w:rsid w:val="000257D2"/>
    <w:rsid w:val="0003091B"/>
    <w:rsid w:val="00031CE5"/>
    <w:rsid w:val="00032971"/>
    <w:rsid w:val="00047574"/>
    <w:rsid w:val="00051874"/>
    <w:rsid w:val="00051B0A"/>
    <w:rsid w:val="00051F69"/>
    <w:rsid w:val="00052470"/>
    <w:rsid w:val="00052854"/>
    <w:rsid w:val="00053475"/>
    <w:rsid w:val="0005352B"/>
    <w:rsid w:val="00054EC8"/>
    <w:rsid w:val="00055F69"/>
    <w:rsid w:val="000605A2"/>
    <w:rsid w:val="000608F9"/>
    <w:rsid w:val="000639C9"/>
    <w:rsid w:val="00064AE1"/>
    <w:rsid w:val="000703FB"/>
    <w:rsid w:val="000708E7"/>
    <w:rsid w:val="00071B5E"/>
    <w:rsid w:val="0007407D"/>
    <w:rsid w:val="00077ADF"/>
    <w:rsid w:val="000814AD"/>
    <w:rsid w:val="000817B4"/>
    <w:rsid w:val="00082A06"/>
    <w:rsid w:val="00082E54"/>
    <w:rsid w:val="000859B0"/>
    <w:rsid w:val="000859F7"/>
    <w:rsid w:val="00086A40"/>
    <w:rsid w:val="000877C8"/>
    <w:rsid w:val="00093A6B"/>
    <w:rsid w:val="000965F0"/>
    <w:rsid w:val="000A095E"/>
    <w:rsid w:val="000A0B3B"/>
    <w:rsid w:val="000A38D8"/>
    <w:rsid w:val="000B057F"/>
    <w:rsid w:val="000B360C"/>
    <w:rsid w:val="000B397C"/>
    <w:rsid w:val="000B473F"/>
    <w:rsid w:val="000B5EC4"/>
    <w:rsid w:val="000B674E"/>
    <w:rsid w:val="000C196B"/>
    <w:rsid w:val="000C70A3"/>
    <w:rsid w:val="000D02A5"/>
    <w:rsid w:val="000D2624"/>
    <w:rsid w:val="000D2895"/>
    <w:rsid w:val="000E1282"/>
    <w:rsid w:val="000E4720"/>
    <w:rsid w:val="000F12F1"/>
    <w:rsid w:val="000F2528"/>
    <w:rsid w:val="000F45B4"/>
    <w:rsid w:val="000F6CA4"/>
    <w:rsid w:val="00104471"/>
    <w:rsid w:val="001048C6"/>
    <w:rsid w:val="00110BE1"/>
    <w:rsid w:val="00111ADB"/>
    <w:rsid w:val="00113BD4"/>
    <w:rsid w:val="0011771C"/>
    <w:rsid w:val="00117DC0"/>
    <w:rsid w:val="00122311"/>
    <w:rsid w:val="001228DB"/>
    <w:rsid w:val="00122F32"/>
    <w:rsid w:val="001238D2"/>
    <w:rsid w:val="00131470"/>
    <w:rsid w:val="00134B0F"/>
    <w:rsid w:val="0013538A"/>
    <w:rsid w:val="00136E2C"/>
    <w:rsid w:val="001401F4"/>
    <w:rsid w:val="00141410"/>
    <w:rsid w:val="0014234E"/>
    <w:rsid w:val="00151972"/>
    <w:rsid w:val="00152F2A"/>
    <w:rsid w:val="001533E1"/>
    <w:rsid w:val="00160111"/>
    <w:rsid w:val="00161422"/>
    <w:rsid w:val="00161466"/>
    <w:rsid w:val="00166410"/>
    <w:rsid w:val="0017185D"/>
    <w:rsid w:val="00171ADA"/>
    <w:rsid w:val="00174CC8"/>
    <w:rsid w:val="00176634"/>
    <w:rsid w:val="001805F0"/>
    <w:rsid w:val="001830A3"/>
    <w:rsid w:val="00184B40"/>
    <w:rsid w:val="00184EB6"/>
    <w:rsid w:val="00191C90"/>
    <w:rsid w:val="00191EF3"/>
    <w:rsid w:val="00192D79"/>
    <w:rsid w:val="001A074D"/>
    <w:rsid w:val="001A0BC5"/>
    <w:rsid w:val="001A694E"/>
    <w:rsid w:val="001A78F6"/>
    <w:rsid w:val="001B04A0"/>
    <w:rsid w:val="001B2E73"/>
    <w:rsid w:val="001B3EAE"/>
    <w:rsid w:val="001B4F22"/>
    <w:rsid w:val="001B61EE"/>
    <w:rsid w:val="001B69F6"/>
    <w:rsid w:val="001B6DC2"/>
    <w:rsid w:val="001B6FD7"/>
    <w:rsid w:val="001B7FC6"/>
    <w:rsid w:val="001C00F0"/>
    <w:rsid w:val="001C1BC8"/>
    <w:rsid w:val="001C1DC4"/>
    <w:rsid w:val="001C2CB4"/>
    <w:rsid w:val="001C7A08"/>
    <w:rsid w:val="001D18F2"/>
    <w:rsid w:val="001D2220"/>
    <w:rsid w:val="001D2E8D"/>
    <w:rsid w:val="001D4552"/>
    <w:rsid w:val="001D6933"/>
    <w:rsid w:val="001E014D"/>
    <w:rsid w:val="001E50A5"/>
    <w:rsid w:val="001E530C"/>
    <w:rsid w:val="001E636D"/>
    <w:rsid w:val="001F0C41"/>
    <w:rsid w:val="001F229A"/>
    <w:rsid w:val="001F3E4D"/>
    <w:rsid w:val="001F441E"/>
    <w:rsid w:val="001F675B"/>
    <w:rsid w:val="001F6ADC"/>
    <w:rsid w:val="002031B4"/>
    <w:rsid w:val="002038F0"/>
    <w:rsid w:val="00206197"/>
    <w:rsid w:val="00207B6A"/>
    <w:rsid w:val="00210298"/>
    <w:rsid w:val="00212472"/>
    <w:rsid w:val="00213A28"/>
    <w:rsid w:val="00215FED"/>
    <w:rsid w:val="00217672"/>
    <w:rsid w:val="0021792E"/>
    <w:rsid w:val="0023102B"/>
    <w:rsid w:val="002330CC"/>
    <w:rsid w:val="00233D4B"/>
    <w:rsid w:val="00234193"/>
    <w:rsid w:val="00235020"/>
    <w:rsid w:val="0024001C"/>
    <w:rsid w:val="002411B5"/>
    <w:rsid w:val="0024671F"/>
    <w:rsid w:val="00251324"/>
    <w:rsid w:val="002529D6"/>
    <w:rsid w:val="0025605C"/>
    <w:rsid w:val="0026025B"/>
    <w:rsid w:val="00261D0C"/>
    <w:rsid w:val="00264129"/>
    <w:rsid w:val="00267B95"/>
    <w:rsid w:val="00270F1A"/>
    <w:rsid w:val="002713FD"/>
    <w:rsid w:val="002765ED"/>
    <w:rsid w:val="00276A27"/>
    <w:rsid w:val="00280B51"/>
    <w:rsid w:val="0028259B"/>
    <w:rsid w:val="00285390"/>
    <w:rsid w:val="002861E1"/>
    <w:rsid w:val="00287F0E"/>
    <w:rsid w:val="002908D5"/>
    <w:rsid w:val="00290916"/>
    <w:rsid w:val="00292033"/>
    <w:rsid w:val="0029586E"/>
    <w:rsid w:val="00295D48"/>
    <w:rsid w:val="002963F0"/>
    <w:rsid w:val="002A0985"/>
    <w:rsid w:val="002A465D"/>
    <w:rsid w:val="002A493B"/>
    <w:rsid w:val="002A739B"/>
    <w:rsid w:val="002A7760"/>
    <w:rsid w:val="002B0CBA"/>
    <w:rsid w:val="002B4489"/>
    <w:rsid w:val="002B55A1"/>
    <w:rsid w:val="002B5FF1"/>
    <w:rsid w:val="002B6497"/>
    <w:rsid w:val="002B7BFE"/>
    <w:rsid w:val="002B7CC0"/>
    <w:rsid w:val="002C1471"/>
    <w:rsid w:val="002C26C1"/>
    <w:rsid w:val="002C6DE3"/>
    <w:rsid w:val="002D0B3D"/>
    <w:rsid w:val="002D40BF"/>
    <w:rsid w:val="002D4182"/>
    <w:rsid w:val="002D5CE8"/>
    <w:rsid w:val="002F12FE"/>
    <w:rsid w:val="002F3225"/>
    <w:rsid w:val="002F3BCF"/>
    <w:rsid w:val="002F404C"/>
    <w:rsid w:val="002F419A"/>
    <w:rsid w:val="00301454"/>
    <w:rsid w:val="0030594C"/>
    <w:rsid w:val="00306156"/>
    <w:rsid w:val="00306AE7"/>
    <w:rsid w:val="00310EA1"/>
    <w:rsid w:val="00314210"/>
    <w:rsid w:val="0031454F"/>
    <w:rsid w:val="00314EE4"/>
    <w:rsid w:val="00320052"/>
    <w:rsid w:val="00321737"/>
    <w:rsid w:val="003231A1"/>
    <w:rsid w:val="0032376C"/>
    <w:rsid w:val="0032478E"/>
    <w:rsid w:val="0032763F"/>
    <w:rsid w:val="00327FA0"/>
    <w:rsid w:val="003339B7"/>
    <w:rsid w:val="00336A44"/>
    <w:rsid w:val="00343955"/>
    <w:rsid w:val="0034487C"/>
    <w:rsid w:val="00345F9B"/>
    <w:rsid w:val="00346154"/>
    <w:rsid w:val="00346410"/>
    <w:rsid w:val="00347FB2"/>
    <w:rsid w:val="00350375"/>
    <w:rsid w:val="0035100F"/>
    <w:rsid w:val="003535CF"/>
    <w:rsid w:val="0035781B"/>
    <w:rsid w:val="003611DC"/>
    <w:rsid w:val="00363141"/>
    <w:rsid w:val="003644EB"/>
    <w:rsid w:val="00366694"/>
    <w:rsid w:val="00366DCC"/>
    <w:rsid w:val="00367C59"/>
    <w:rsid w:val="00372336"/>
    <w:rsid w:val="0037392B"/>
    <w:rsid w:val="0037418D"/>
    <w:rsid w:val="00374D44"/>
    <w:rsid w:val="00375712"/>
    <w:rsid w:val="0038234D"/>
    <w:rsid w:val="003909F2"/>
    <w:rsid w:val="00390B7E"/>
    <w:rsid w:val="0039122D"/>
    <w:rsid w:val="00391CAA"/>
    <w:rsid w:val="0039373F"/>
    <w:rsid w:val="003A01C7"/>
    <w:rsid w:val="003A0274"/>
    <w:rsid w:val="003A0B42"/>
    <w:rsid w:val="003A0C05"/>
    <w:rsid w:val="003A0DCD"/>
    <w:rsid w:val="003A451F"/>
    <w:rsid w:val="003A4A81"/>
    <w:rsid w:val="003A53FC"/>
    <w:rsid w:val="003B21E1"/>
    <w:rsid w:val="003B2986"/>
    <w:rsid w:val="003B2A4E"/>
    <w:rsid w:val="003C0E49"/>
    <w:rsid w:val="003C2325"/>
    <w:rsid w:val="003D1CDC"/>
    <w:rsid w:val="003D2150"/>
    <w:rsid w:val="003D4450"/>
    <w:rsid w:val="003E0E2A"/>
    <w:rsid w:val="003E7045"/>
    <w:rsid w:val="003E7A04"/>
    <w:rsid w:val="003F1A01"/>
    <w:rsid w:val="003F464D"/>
    <w:rsid w:val="003F52B6"/>
    <w:rsid w:val="003F7891"/>
    <w:rsid w:val="00402C78"/>
    <w:rsid w:val="00405867"/>
    <w:rsid w:val="00414E18"/>
    <w:rsid w:val="00415741"/>
    <w:rsid w:val="00416C5C"/>
    <w:rsid w:val="00417CE2"/>
    <w:rsid w:val="004210E0"/>
    <w:rsid w:val="00423165"/>
    <w:rsid w:val="0043313E"/>
    <w:rsid w:val="00433CAF"/>
    <w:rsid w:val="00437B9E"/>
    <w:rsid w:val="00437BC6"/>
    <w:rsid w:val="00440F0F"/>
    <w:rsid w:val="004439E3"/>
    <w:rsid w:val="0044529A"/>
    <w:rsid w:val="0044690B"/>
    <w:rsid w:val="00447A42"/>
    <w:rsid w:val="004504E3"/>
    <w:rsid w:val="004520C7"/>
    <w:rsid w:val="00452172"/>
    <w:rsid w:val="0045381E"/>
    <w:rsid w:val="00457EF2"/>
    <w:rsid w:val="00460FBB"/>
    <w:rsid w:val="00462450"/>
    <w:rsid w:val="00463649"/>
    <w:rsid w:val="0046439B"/>
    <w:rsid w:val="004750C1"/>
    <w:rsid w:val="0048026D"/>
    <w:rsid w:val="0048186E"/>
    <w:rsid w:val="00484EC1"/>
    <w:rsid w:val="00485B67"/>
    <w:rsid w:val="0048621B"/>
    <w:rsid w:val="00490506"/>
    <w:rsid w:val="00491EA6"/>
    <w:rsid w:val="00492688"/>
    <w:rsid w:val="0049543A"/>
    <w:rsid w:val="00496E05"/>
    <w:rsid w:val="004A1890"/>
    <w:rsid w:val="004A5BDD"/>
    <w:rsid w:val="004B5DBD"/>
    <w:rsid w:val="004B62FF"/>
    <w:rsid w:val="004B7243"/>
    <w:rsid w:val="004C7488"/>
    <w:rsid w:val="004D0242"/>
    <w:rsid w:val="004D1018"/>
    <w:rsid w:val="004D3DE2"/>
    <w:rsid w:val="004D568B"/>
    <w:rsid w:val="004D6838"/>
    <w:rsid w:val="004D696E"/>
    <w:rsid w:val="004E1166"/>
    <w:rsid w:val="004E276A"/>
    <w:rsid w:val="004E4673"/>
    <w:rsid w:val="004E513A"/>
    <w:rsid w:val="004E6485"/>
    <w:rsid w:val="004F05C7"/>
    <w:rsid w:val="004F363A"/>
    <w:rsid w:val="004F3F2C"/>
    <w:rsid w:val="004F4EE3"/>
    <w:rsid w:val="004F7AD0"/>
    <w:rsid w:val="005047F2"/>
    <w:rsid w:val="00504992"/>
    <w:rsid w:val="005054BF"/>
    <w:rsid w:val="005118CA"/>
    <w:rsid w:val="005129C9"/>
    <w:rsid w:val="00515676"/>
    <w:rsid w:val="0051665C"/>
    <w:rsid w:val="00522785"/>
    <w:rsid w:val="00525234"/>
    <w:rsid w:val="00527FD6"/>
    <w:rsid w:val="005330CA"/>
    <w:rsid w:val="00535F32"/>
    <w:rsid w:val="00536A59"/>
    <w:rsid w:val="0054030F"/>
    <w:rsid w:val="0054127F"/>
    <w:rsid w:val="00542324"/>
    <w:rsid w:val="00542998"/>
    <w:rsid w:val="00542CA4"/>
    <w:rsid w:val="00544339"/>
    <w:rsid w:val="00544B92"/>
    <w:rsid w:val="0054590C"/>
    <w:rsid w:val="005462C6"/>
    <w:rsid w:val="0054756E"/>
    <w:rsid w:val="0055189E"/>
    <w:rsid w:val="00551ECA"/>
    <w:rsid w:val="0056040D"/>
    <w:rsid w:val="005630DE"/>
    <w:rsid w:val="00563F9A"/>
    <w:rsid w:val="00564C0D"/>
    <w:rsid w:val="00566954"/>
    <w:rsid w:val="00567861"/>
    <w:rsid w:val="00570FF9"/>
    <w:rsid w:val="005718DB"/>
    <w:rsid w:val="0057417E"/>
    <w:rsid w:val="0057418D"/>
    <w:rsid w:val="00574253"/>
    <w:rsid w:val="00574CC8"/>
    <w:rsid w:val="005813CC"/>
    <w:rsid w:val="00582221"/>
    <w:rsid w:val="00587D73"/>
    <w:rsid w:val="00590DB2"/>
    <w:rsid w:val="00591A6A"/>
    <w:rsid w:val="00592F50"/>
    <w:rsid w:val="00596136"/>
    <w:rsid w:val="00597D2F"/>
    <w:rsid w:val="005A176B"/>
    <w:rsid w:val="005A1818"/>
    <w:rsid w:val="005A4791"/>
    <w:rsid w:val="005B070F"/>
    <w:rsid w:val="005B3B5E"/>
    <w:rsid w:val="005B3CA4"/>
    <w:rsid w:val="005B49BF"/>
    <w:rsid w:val="005B60BC"/>
    <w:rsid w:val="005C2EA0"/>
    <w:rsid w:val="005C6E01"/>
    <w:rsid w:val="005D4867"/>
    <w:rsid w:val="005D5C06"/>
    <w:rsid w:val="005D5D42"/>
    <w:rsid w:val="005D7CDA"/>
    <w:rsid w:val="005D7E89"/>
    <w:rsid w:val="005E1111"/>
    <w:rsid w:val="005E3622"/>
    <w:rsid w:val="005E6C8D"/>
    <w:rsid w:val="005F368C"/>
    <w:rsid w:val="005F551D"/>
    <w:rsid w:val="005F5F44"/>
    <w:rsid w:val="00600851"/>
    <w:rsid w:val="006027CB"/>
    <w:rsid w:val="00607FBE"/>
    <w:rsid w:val="006160ED"/>
    <w:rsid w:val="00622018"/>
    <w:rsid w:val="006263B1"/>
    <w:rsid w:val="00633E44"/>
    <w:rsid w:val="0063492C"/>
    <w:rsid w:val="0063637D"/>
    <w:rsid w:val="006377D0"/>
    <w:rsid w:val="006377F2"/>
    <w:rsid w:val="00641657"/>
    <w:rsid w:val="00642DE1"/>
    <w:rsid w:val="00645D4E"/>
    <w:rsid w:val="00647EC1"/>
    <w:rsid w:val="00651883"/>
    <w:rsid w:val="00653AE6"/>
    <w:rsid w:val="00664CC1"/>
    <w:rsid w:val="00665689"/>
    <w:rsid w:val="00667AB5"/>
    <w:rsid w:val="00670C65"/>
    <w:rsid w:val="00671C86"/>
    <w:rsid w:val="00674378"/>
    <w:rsid w:val="006754F5"/>
    <w:rsid w:val="006906F5"/>
    <w:rsid w:val="00695B8F"/>
    <w:rsid w:val="006961D0"/>
    <w:rsid w:val="006B005F"/>
    <w:rsid w:val="006B0AC6"/>
    <w:rsid w:val="006B0C56"/>
    <w:rsid w:val="006B2485"/>
    <w:rsid w:val="006C0432"/>
    <w:rsid w:val="006C1313"/>
    <w:rsid w:val="006C1566"/>
    <w:rsid w:val="006C2680"/>
    <w:rsid w:val="006C5C50"/>
    <w:rsid w:val="006C6E41"/>
    <w:rsid w:val="006D19AF"/>
    <w:rsid w:val="006D285A"/>
    <w:rsid w:val="006E3E57"/>
    <w:rsid w:val="006E4EDD"/>
    <w:rsid w:val="006E6201"/>
    <w:rsid w:val="006E6573"/>
    <w:rsid w:val="006F0AAB"/>
    <w:rsid w:val="006F0F09"/>
    <w:rsid w:val="006F44C1"/>
    <w:rsid w:val="007014C7"/>
    <w:rsid w:val="00701664"/>
    <w:rsid w:val="00701F57"/>
    <w:rsid w:val="00704030"/>
    <w:rsid w:val="0071401F"/>
    <w:rsid w:val="007143FE"/>
    <w:rsid w:val="007218F1"/>
    <w:rsid w:val="00722B32"/>
    <w:rsid w:val="007335AC"/>
    <w:rsid w:val="0073675C"/>
    <w:rsid w:val="00736971"/>
    <w:rsid w:val="00736AB0"/>
    <w:rsid w:val="0073780A"/>
    <w:rsid w:val="0074552E"/>
    <w:rsid w:val="007461DA"/>
    <w:rsid w:val="0074692C"/>
    <w:rsid w:val="00751166"/>
    <w:rsid w:val="00754661"/>
    <w:rsid w:val="00757E17"/>
    <w:rsid w:val="00762838"/>
    <w:rsid w:val="00762E43"/>
    <w:rsid w:val="00763B2C"/>
    <w:rsid w:val="00764505"/>
    <w:rsid w:val="00770423"/>
    <w:rsid w:val="00774B29"/>
    <w:rsid w:val="007752C5"/>
    <w:rsid w:val="00777238"/>
    <w:rsid w:val="00784825"/>
    <w:rsid w:val="0078637C"/>
    <w:rsid w:val="00795C3D"/>
    <w:rsid w:val="00797DC3"/>
    <w:rsid w:val="007A0150"/>
    <w:rsid w:val="007A125C"/>
    <w:rsid w:val="007A1CCE"/>
    <w:rsid w:val="007A2B81"/>
    <w:rsid w:val="007A5554"/>
    <w:rsid w:val="007A5C52"/>
    <w:rsid w:val="007A6C1D"/>
    <w:rsid w:val="007A7B3D"/>
    <w:rsid w:val="007B0FA0"/>
    <w:rsid w:val="007B35FC"/>
    <w:rsid w:val="007B37BB"/>
    <w:rsid w:val="007B7468"/>
    <w:rsid w:val="007C0553"/>
    <w:rsid w:val="007C5242"/>
    <w:rsid w:val="007D60B8"/>
    <w:rsid w:val="007D6BEC"/>
    <w:rsid w:val="007E10FD"/>
    <w:rsid w:val="007E6774"/>
    <w:rsid w:val="007E6ED7"/>
    <w:rsid w:val="007F3225"/>
    <w:rsid w:val="007F4235"/>
    <w:rsid w:val="007F4684"/>
    <w:rsid w:val="007F5369"/>
    <w:rsid w:val="007F6058"/>
    <w:rsid w:val="007F63F0"/>
    <w:rsid w:val="007F6861"/>
    <w:rsid w:val="00801B4C"/>
    <w:rsid w:val="00801CCF"/>
    <w:rsid w:val="00802153"/>
    <w:rsid w:val="0080334C"/>
    <w:rsid w:val="00803B83"/>
    <w:rsid w:val="0080458B"/>
    <w:rsid w:val="00805E45"/>
    <w:rsid w:val="008062C9"/>
    <w:rsid w:val="00807C5A"/>
    <w:rsid w:val="008127EE"/>
    <w:rsid w:val="0081483F"/>
    <w:rsid w:val="008164D8"/>
    <w:rsid w:val="008169B8"/>
    <w:rsid w:val="00816EAB"/>
    <w:rsid w:val="00821741"/>
    <w:rsid w:val="008245FB"/>
    <w:rsid w:val="008254E2"/>
    <w:rsid w:val="00827C4A"/>
    <w:rsid w:val="00830148"/>
    <w:rsid w:val="00830286"/>
    <w:rsid w:val="00832216"/>
    <w:rsid w:val="00832F4D"/>
    <w:rsid w:val="00833071"/>
    <w:rsid w:val="00836B75"/>
    <w:rsid w:val="00840EAF"/>
    <w:rsid w:val="00841820"/>
    <w:rsid w:val="00842951"/>
    <w:rsid w:val="0084301B"/>
    <w:rsid w:val="00845C0B"/>
    <w:rsid w:val="00845FBB"/>
    <w:rsid w:val="00850BAE"/>
    <w:rsid w:val="008578D2"/>
    <w:rsid w:val="00860B7E"/>
    <w:rsid w:val="00862283"/>
    <w:rsid w:val="00865FBE"/>
    <w:rsid w:val="008745A0"/>
    <w:rsid w:val="00881F7B"/>
    <w:rsid w:val="00884E29"/>
    <w:rsid w:val="008853A1"/>
    <w:rsid w:val="00886D41"/>
    <w:rsid w:val="008931CB"/>
    <w:rsid w:val="00894C0E"/>
    <w:rsid w:val="00894D1E"/>
    <w:rsid w:val="00895B56"/>
    <w:rsid w:val="008967CD"/>
    <w:rsid w:val="008A0922"/>
    <w:rsid w:val="008A13FA"/>
    <w:rsid w:val="008B44EF"/>
    <w:rsid w:val="008C5463"/>
    <w:rsid w:val="008C64F9"/>
    <w:rsid w:val="008C7020"/>
    <w:rsid w:val="008C716D"/>
    <w:rsid w:val="008D1919"/>
    <w:rsid w:val="008D5B62"/>
    <w:rsid w:val="008D5EB6"/>
    <w:rsid w:val="008E1FF6"/>
    <w:rsid w:val="008E5245"/>
    <w:rsid w:val="008E6327"/>
    <w:rsid w:val="008F32DF"/>
    <w:rsid w:val="008F364C"/>
    <w:rsid w:val="008F3658"/>
    <w:rsid w:val="008F3EFD"/>
    <w:rsid w:val="008F44EF"/>
    <w:rsid w:val="008F6186"/>
    <w:rsid w:val="00904252"/>
    <w:rsid w:val="00910552"/>
    <w:rsid w:val="00910EA0"/>
    <w:rsid w:val="009141F8"/>
    <w:rsid w:val="0091464E"/>
    <w:rsid w:val="00915AB9"/>
    <w:rsid w:val="00917AEE"/>
    <w:rsid w:val="00920634"/>
    <w:rsid w:val="00925891"/>
    <w:rsid w:val="009315BE"/>
    <w:rsid w:val="009330A0"/>
    <w:rsid w:val="009358A2"/>
    <w:rsid w:val="00935953"/>
    <w:rsid w:val="00937CA0"/>
    <w:rsid w:val="009442FE"/>
    <w:rsid w:val="00946464"/>
    <w:rsid w:val="00952D4B"/>
    <w:rsid w:val="00957CAB"/>
    <w:rsid w:val="00957EDB"/>
    <w:rsid w:val="00962465"/>
    <w:rsid w:val="009625F1"/>
    <w:rsid w:val="00962F3D"/>
    <w:rsid w:val="00965050"/>
    <w:rsid w:val="00970754"/>
    <w:rsid w:val="0097076B"/>
    <w:rsid w:val="009717E8"/>
    <w:rsid w:val="00974611"/>
    <w:rsid w:val="00976E39"/>
    <w:rsid w:val="00977826"/>
    <w:rsid w:val="00984B8F"/>
    <w:rsid w:val="00991260"/>
    <w:rsid w:val="009929DD"/>
    <w:rsid w:val="00993BDE"/>
    <w:rsid w:val="009A04B1"/>
    <w:rsid w:val="009A668E"/>
    <w:rsid w:val="009A6942"/>
    <w:rsid w:val="009B1B55"/>
    <w:rsid w:val="009B274F"/>
    <w:rsid w:val="009B2799"/>
    <w:rsid w:val="009B5110"/>
    <w:rsid w:val="009B789A"/>
    <w:rsid w:val="009C0825"/>
    <w:rsid w:val="009C10EA"/>
    <w:rsid w:val="009D039B"/>
    <w:rsid w:val="009D6B6F"/>
    <w:rsid w:val="009E1352"/>
    <w:rsid w:val="009E6870"/>
    <w:rsid w:val="009F0142"/>
    <w:rsid w:val="009F2AF2"/>
    <w:rsid w:val="009F396C"/>
    <w:rsid w:val="009F6AA7"/>
    <w:rsid w:val="009F7170"/>
    <w:rsid w:val="00A00B00"/>
    <w:rsid w:val="00A0549D"/>
    <w:rsid w:val="00A10183"/>
    <w:rsid w:val="00A116FD"/>
    <w:rsid w:val="00A1286C"/>
    <w:rsid w:val="00A12A02"/>
    <w:rsid w:val="00A12CAE"/>
    <w:rsid w:val="00A305E6"/>
    <w:rsid w:val="00A30CFC"/>
    <w:rsid w:val="00A31518"/>
    <w:rsid w:val="00A317FF"/>
    <w:rsid w:val="00A35442"/>
    <w:rsid w:val="00A36C48"/>
    <w:rsid w:val="00A423F7"/>
    <w:rsid w:val="00A44792"/>
    <w:rsid w:val="00A44D30"/>
    <w:rsid w:val="00A47875"/>
    <w:rsid w:val="00A51B54"/>
    <w:rsid w:val="00A60AE1"/>
    <w:rsid w:val="00A6647E"/>
    <w:rsid w:val="00A67DF1"/>
    <w:rsid w:val="00A704ED"/>
    <w:rsid w:val="00A72187"/>
    <w:rsid w:val="00A73EBF"/>
    <w:rsid w:val="00A76528"/>
    <w:rsid w:val="00A80568"/>
    <w:rsid w:val="00A8068D"/>
    <w:rsid w:val="00A81509"/>
    <w:rsid w:val="00A83596"/>
    <w:rsid w:val="00A86EC8"/>
    <w:rsid w:val="00AA1E1B"/>
    <w:rsid w:val="00AA31B4"/>
    <w:rsid w:val="00AA4B18"/>
    <w:rsid w:val="00AA5CBD"/>
    <w:rsid w:val="00AA6463"/>
    <w:rsid w:val="00AA6C95"/>
    <w:rsid w:val="00AB28F6"/>
    <w:rsid w:val="00AB3163"/>
    <w:rsid w:val="00AB319E"/>
    <w:rsid w:val="00AB5E12"/>
    <w:rsid w:val="00AB6DC0"/>
    <w:rsid w:val="00AB7CED"/>
    <w:rsid w:val="00AC1007"/>
    <w:rsid w:val="00AC10EC"/>
    <w:rsid w:val="00AC1D54"/>
    <w:rsid w:val="00AC3379"/>
    <w:rsid w:val="00AC3EFE"/>
    <w:rsid w:val="00AC58CD"/>
    <w:rsid w:val="00AC789E"/>
    <w:rsid w:val="00AD03B5"/>
    <w:rsid w:val="00AD3965"/>
    <w:rsid w:val="00AD4310"/>
    <w:rsid w:val="00AE2C88"/>
    <w:rsid w:val="00AE3EEB"/>
    <w:rsid w:val="00AE40A9"/>
    <w:rsid w:val="00AE5E23"/>
    <w:rsid w:val="00AE5F00"/>
    <w:rsid w:val="00AF2D6F"/>
    <w:rsid w:val="00AF4E8A"/>
    <w:rsid w:val="00AF6147"/>
    <w:rsid w:val="00AF6AB1"/>
    <w:rsid w:val="00AF727F"/>
    <w:rsid w:val="00B03C99"/>
    <w:rsid w:val="00B04733"/>
    <w:rsid w:val="00B05E45"/>
    <w:rsid w:val="00B07C25"/>
    <w:rsid w:val="00B12F06"/>
    <w:rsid w:val="00B131DD"/>
    <w:rsid w:val="00B13ACA"/>
    <w:rsid w:val="00B13C82"/>
    <w:rsid w:val="00B14EAE"/>
    <w:rsid w:val="00B1644A"/>
    <w:rsid w:val="00B17660"/>
    <w:rsid w:val="00B17CE6"/>
    <w:rsid w:val="00B27CDC"/>
    <w:rsid w:val="00B30C4B"/>
    <w:rsid w:val="00B323A1"/>
    <w:rsid w:val="00B3259A"/>
    <w:rsid w:val="00B34453"/>
    <w:rsid w:val="00B36573"/>
    <w:rsid w:val="00B3690D"/>
    <w:rsid w:val="00B40D70"/>
    <w:rsid w:val="00B40EE9"/>
    <w:rsid w:val="00B45BC4"/>
    <w:rsid w:val="00B4643D"/>
    <w:rsid w:val="00B4750A"/>
    <w:rsid w:val="00B50D66"/>
    <w:rsid w:val="00B5275F"/>
    <w:rsid w:val="00B5438F"/>
    <w:rsid w:val="00B57B49"/>
    <w:rsid w:val="00B6178A"/>
    <w:rsid w:val="00B6335A"/>
    <w:rsid w:val="00B70689"/>
    <w:rsid w:val="00B75D53"/>
    <w:rsid w:val="00B773CE"/>
    <w:rsid w:val="00B80903"/>
    <w:rsid w:val="00B80CD0"/>
    <w:rsid w:val="00B8272E"/>
    <w:rsid w:val="00B83D31"/>
    <w:rsid w:val="00B83EF8"/>
    <w:rsid w:val="00B85103"/>
    <w:rsid w:val="00B85E8D"/>
    <w:rsid w:val="00B91958"/>
    <w:rsid w:val="00B91CE1"/>
    <w:rsid w:val="00B94079"/>
    <w:rsid w:val="00B96B90"/>
    <w:rsid w:val="00BA0CB3"/>
    <w:rsid w:val="00BA143E"/>
    <w:rsid w:val="00BA544D"/>
    <w:rsid w:val="00BC2DC0"/>
    <w:rsid w:val="00BC42DC"/>
    <w:rsid w:val="00BC4C1A"/>
    <w:rsid w:val="00BC5105"/>
    <w:rsid w:val="00BC6B04"/>
    <w:rsid w:val="00BC6D1B"/>
    <w:rsid w:val="00BD562E"/>
    <w:rsid w:val="00BD5F98"/>
    <w:rsid w:val="00BD6B4A"/>
    <w:rsid w:val="00BE268F"/>
    <w:rsid w:val="00BE3A8A"/>
    <w:rsid w:val="00BE748E"/>
    <w:rsid w:val="00BE752F"/>
    <w:rsid w:val="00BF2B8F"/>
    <w:rsid w:val="00BF2CE5"/>
    <w:rsid w:val="00BF3A46"/>
    <w:rsid w:val="00BF3D14"/>
    <w:rsid w:val="00BF3E7E"/>
    <w:rsid w:val="00C00190"/>
    <w:rsid w:val="00C04B19"/>
    <w:rsid w:val="00C05923"/>
    <w:rsid w:val="00C059C0"/>
    <w:rsid w:val="00C10A7F"/>
    <w:rsid w:val="00C11FCB"/>
    <w:rsid w:val="00C1382A"/>
    <w:rsid w:val="00C14B5D"/>
    <w:rsid w:val="00C22A06"/>
    <w:rsid w:val="00C302F8"/>
    <w:rsid w:val="00C33B6D"/>
    <w:rsid w:val="00C35783"/>
    <w:rsid w:val="00C37963"/>
    <w:rsid w:val="00C40FDB"/>
    <w:rsid w:val="00C44737"/>
    <w:rsid w:val="00C44E0E"/>
    <w:rsid w:val="00C471A8"/>
    <w:rsid w:val="00C54A66"/>
    <w:rsid w:val="00C57EF9"/>
    <w:rsid w:val="00C609FD"/>
    <w:rsid w:val="00C60CEE"/>
    <w:rsid w:val="00C63DA2"/>
    <w:rsid w:val="00C63FF3"/>
    <w:rsid w:val="00C716F0"/>
    <w:rsid w:val="00C72284"/>
    <w:rsid w:val="00C751B2"/>
    <w:rsid w:val="00C75F5B"/>
    <w:rsid w:val="00C76A11"/>
    <w:rsid w:val="00C80683"/>
    <w:rsid w:val="00C859A3"/>
    <w:rsid w:val="00C860E0"/>
    <w:rsid w:val="00C8649D"/>
    <w:rsid w:val="00C92F86"/>
    <w:rsid w:val="00C93147"/>
    <w:rsid w:val="00C93B20"/>
    <w:rsid w:val="00C965FF"/>
    <w:rsid w:val="00C9682D"/>
    <w:rsid w:val="00C97A03"/>
    <w:rsid w:val="00CA0CC7"/>
    <w:rsid w:val="00CA6583"/>
    <w:rsid w:val="00CA6D87"/>
    <w:rsid w:val="00CB2BE4"/>
    <w:rsid w:val="00CB72B7"/>
    <w:rsid w:val="00CC01AF"/>
    <w:rsid w:val="00CC479A"/>
    <w:rsid w:val="00CC6C3F"/>
    <w:rsid w:val="00CC7C5C"/>
    <w:rsid w:val="00CD3B46"/>
    <w:rsid w:val="00CD6765"/>
    <w:rsid w:val="00CE00F4"/>
    <w:rsid w:val="00CE0A78"/>
    <w:rsid w:val="00CE27BC"/>
    <w:rsid w:val="00CE2C82"/>
    <w:rsid w:val="00CE3BDA"/>
    <w:rsid w:val="00CE4370"/>
    <w:rsid w:val="00CF7B94"/>
    <w:rsid w:val="00D011DE"/>
    <w:rsid w:val="00D0216D"/>
    <w:rsid w:val="00D07E33"/>
    <w:rsid w:val="00D1145B"/>
    <w:rsid w:val="00D12ED9"/>
    <w:rsid w:val="00D13562"/>
    <w:rsid w:val="00D1694F"/>
    <w:rsid w:val="00D17B91"/>
    <w:rsid w:val="00D20316"/>
    <w:rsid w:val="00D21E55"/>
    <w:rsid w:val="00D315F7"/>
    <w:rsid w:val="00D317E1"/>
    <w:rsid w:val="00D35859"/>
    <w:rsid w:val="00D404A2"/>
    <w:rsid w:val="00D44F2E"/>
    <w:rsid w:val="00D46668"/>
    <w:rsid w:val="00D51824"/>
    <w:rsid w:val="00D51BE4"/>
    <w:rsid w:val="00D53A2B"/>
    <w:rsid w:val="00D54331"/>
    <w:rsid w:val="00D56200"/>
    <w:rsid w:val="00D56521"/>
    <w:rsid w:val="00D57E53"/>
    <w:rsid w:val="00D61645"/>
    <w:rsid w:val="00D6298C"/>
    <w:rsid w:val="00D632A7"/>
    <w:rsid w:val="00D6358A"/>
    <w:rsid w:val="00D669B1"/>
    <w:rsid w:val="00D66ABB"/>
    <w:rsid w:val="00D70589"/>
    <w:rsid w:val="00D72C6D"/>
    <w:rsid w:val="00D7388C"/>
    <w:rsid w:val="00D73ECB"/>
    <w:rsid w:val="00D743DD"/>
    <w:rsid w:val="00D77DE3"/>
    <w:rsid w:val="00D87BFA"/>
    <w:rsid w:val="00D908E1"/>
    <w:rsid w:val="00D93CC0"/>
    <w:rsid w:val="00D94231"/>
    <w:rsid w:val="00D94FC7"/>
    <w:rsid w:val="00D95B99"/>
    <w:rsid w:val="00D960D0"/>
    <w:rsid w:val="00DA0D7C"/>
    <w:rsid w:val="00DA2AC4"/>
    <w:rsid w:val="00DA614F"/>
    <w:rsid w:val="00DB2F00"/>
    <w:rsid w:val="00DC0A24"/>
    <w:rsid w:val="00DC32E6"/>
    <w:rsid w:val="00DC50D2"/>
    <w:rsid w:val="00DD3C10"/>
    <w:rsid w:val="00DD489A"/>
    <w:rsid w:val="00DD709C"/>
    <w:rsid w:val="00DE467C"/>
    <w:rsid w:val="00DF084F"/>
    <w:rsid w:val="00DF2B61"/>
    <w:rsid w:val="00DF48D8"/>
    <w:rsid w:val="00DF5643"/>
    <w:rsid w:val="00DF697C"/>
    <w:rsid w:val="00E02295"/>
    <w:rsid w:val="00E055FA"/>
    <w:rsid w:val="00E06CB0"/>
    <w:rsid w:val="00E0717E"/>
    <w:rsid w:val="00E1779D"/>
    <w:rsid w:val="00E2125B"/>
    <w:rsid w:val="00E23D48"/>
    <w:rsid w:val="00E254C6"/>
    <w:rsid w:val="00E25E2E"/>
    <w:rsid w:val="00E30C30"/>
    <w:rsid w:val="00E37222"/>
    <w:rsid w:val="00E37909"/>
    <w:rsid w:val="00E403E4"/>
    <w:rsid w:val="00E44DD8"/>
    <w:rsid w:val="00E46CC0"/>
    <w:rsid w:val="00E52D10"/>
    <w:rsid w:val="00E542AC"/>
    <w:rsid w:val="00E601F8"/>
    <w:rsid w:val="00E6438C"/>
    <w:rsid w:val="00E6785B"/>
    <w:rsid w:val="00E67DB2"/>
    <w:rsid w:val="00E715D7"/>
    <w:rsid w:val="00E724B3"/>
    <w:rsid w:val="00E758D9"/>
    <w:rsid w:val="00E8029A"/>
    <w:rsid w:val="00E807DF"/>
    <w:rsid w:val="00E80D7E"/>
    <w:rsid w:val="00E80E86"/>
    <w:rsid w:val="00E82B19"/>
    <w:rsid w:val="00E9494A"/>
    <w:rsid w:val="00E96B9D"/>
    <w:rsid w:val="00EA036F"/>
    <w:rsid w:val="00EA20D4"/>
    <w:rsid w:val="00EA2FB8"/>
    <w:rsid w:val="00EA3519"/>
    <w:rsid w:val="00EA5079"/>
    <w:rsid w:val="00EA5FCD"/>
    <w:rsid w:val="00EB1F54"/>
    <w:rsid w:val="00EB4092"/>
    <w:rsid w:val="00EB63EC"/>
    <w:rsid w:val="00EB70E1"/>
    <w:rsid w:val="00EC7F0B"/>
    <w:rsid w:val="00ED7035"/>
    <w:rsid w:val="00EE7CBD"/>
    <w:rsid w:val="00EF118E"/>
    <w:rsid w:val="00EF4998"/>
    <w:rsid w:val="00EF5948"/>
    <w:rsid w:val="00EF5C92"/>
    <w:rsid w:val="00F04329"/>
    <w:rsid w:val="00F06DF2"/>
    <w:rsid w:val="00F10100"/>
    <w:rsid w:val="00F20D07"/>
    <w:rsid w:val="00F36F9C"/>
    <w:rsid w:val="00F37B50"/>
    <w:rsid w:val="00F42998"/>
    <w:rsid w:val="00F51C42"/>
    <w:rsid w:val="00F63A47"/>
    <w:rsid w:val="00F65993"/>
    <w:rsid w:val="00F65E39"/>
    <w:rsid w:val="00F71129"/>
    <w:rsid w:val="00F725ED"/>
    <w:rsid w:val="00F73E81"/>
    <w:rsid w:val="00F74511"/>
    <w:rsid w:val="00F77C97"/>
    <w:rsid w:val="00F815B6"/>
    <w:rsid w:val="00F83A1B"/>
    <w:rsid w:val="00F858C2"/>
    <w:rsid w:val="00F91B42"/>
    <w:rsid w:val="00F93C24"/>
    <w:rsid w:val="00F94401"/>
    <w:rsid w:val="00F95E21"/>
    <w:rsid w:val="00FA2E1E"/>
    <w:rsid w:val="00FA6E86"/>
    <w:rsid w:val="00FB0CDD"/>
    <w:rsid w:val="00FB491D"/>
    <w:rsid w:val="00FB76A3"/>
    <w:rsid w:val="00FC44EA"/>
    <w:rsid w:val="00FD4EFD"/>
    <w:rsid w:val="00FD568E"/>
    <w:rsid w:val="00FD7865"/>
    <w:rsid w:val="00FE0297"/>
    <w:rsid w:val="00FE3F01"/>
    <w:rsid w:val="00FE5305"/>
    <w:rsid w:val="00FE6722"/>
    <w:rsid w:val="00FF032E"/>
    <w:rsid w:val="00FF182E"/>
    <w:rsid w:val="00FF1CE9"/>
    <w:rsid w:val="00FF2A32"/>
    <w:rsid w:val="00FF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A225C"/>
  <w15:docId w15:val="{5F8FE1B0-1715-E54F-AB52-58BC4038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C30"/>
    <w:pPr>
      <w:spacing w:after="200" w:line="276" w:lineRule="auto"/>
    </w:pPr>
    <w:rPr>
      <w:rFonts w:cs="Calibr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15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515676"/>
  </w:style>
  <w:style w:type="paragraph" w:styleId="a5">
    <w:name w:val="footer"/>
    <w:basedOn w:val="a"/>
    <w:link w:val="a6"/>
    <w:uiPriority w:val="99"/>
    <w:rsid w:val="00515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515676"/>
  </w:style>
  <w:style w:type="paragraph" w:styleId="a7">
    <w:name w:val="Balloon Text"/>
    <w:basedOn w:val="a"/>
    <w:link w:val="a8"/>
    <w:uiPriority w:val="99"/>
    <w:semiHidden/>
    <w:rsid w:val="00515676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515676"/>
    <w:rPr>
      <w:rFonts w:ascii="Tahoma" w:hAnsi="Tahoma" w:cs="Tahoma"/>
      <w:sz w:val="16"/>
      <w:szCs w:val="16"/>
    </w:rPr>
  </w:style>
  <w:style w:type="table" w:styleId="a9">
    <w:name w:val="Table Grid"/>
    <w:basedOn w:val="a1"/>
    <w:locked/>
    <w:rsid w:val="00DD489A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rsid w:val="00A423F7"/>
    <w:rPr>
      <w:color w:val="0000FF"/>
      <w:u w:val="single"/>
    </w:rPr>
  </w:style>
  <w:style w:type="paragraph" w:customStyle="1" w:styleId="CharCharCharChar">
    <w:name w:val="Char Знак Знак Char Знак Знак Char Знак Знак Char"/>
    <w:basedOn w:val="a"/>
    <w:rsid w:val="00A423F7"/>
    <w:pPr>
      <w:widowControl w:val="0"/>
      <w:adjustRightInd w:val="0"/>
      <w:spacing w:after="160" w:line="240" w:lineRule="exact"/>
      <w:jc w:val="right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ab">
    <w:name w:val="Strong"/>
    <w:uiPriority w:val="22"/>
    <w:qFormat/>
    <w:locked/>
    <w:rsid w:val="00FF71D9"/>
    <w:rPr>
      <w:b/>
      <w:bCs/>
    </w:rPr>
  </w:style>
  <w:style w:type="paragraph" w:customStyle="1" w:styleId="CharChar">
    <w:name w:val="Char Char"/>
    <w:basedOn w:val="a"/>
    <w:rsid w:val="001F3E4D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c">
    <w:name w:val="Normal (Web)"/>
    <w:basedOn w:val="a"/>
    <w:uiPriority w:val="99"/>
    <w:semiHidden/>
    <w:unhideWhenUsed/>
    <w:rsid w:val="00082E5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ad">
    <w:name w:val="List Paragraph"/>
    <w:aliases w:val="ПАРАГРАФ,Абзац списка2,Маркер,Список - нумерованный абзац,2 Спс точк,Bullet Number,Нумерованый список,List Paragraph1,Bullet List,FooterText,numbered,lp1,List Paragraph,Маркеры Абзац списка,список 1,Нумерация,Тема,название,SL_Абзац списка,U"/>
    <w:basedOn w:val="a"/>
    <w:link w:val="ae"/>
    <w:uiPriority w:val="34"/>
    <w:qFormat/>
    <w:rsid w:val="00CC01AF"/>
    <w:pPr>
      <w:spacing w:after="160" w:line="259" w:lineRule="auto"/>
      <w:ind w:left="720"/>
      <w:contextualSpacing/>
    </w:pPr>
    <w:rPr>
      <w:rFonts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F441E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C44737"/>
    <w:rPr>
      <w:color w:val="605E5C"/>
      <w:shd w:val="clear" w:color="auto" w:fill="E1DFDD"/>
    </w:rPr>
  </w:style>
  <w:style w:type="character" w:customStyle="1" w:styleId="ae">
    <w:name w:val="Абзац списка Знак"/>
    <w:aliases w:val="ПАРАГРАФ Знак,Абзац списка2 Знак,Маркер Знак,Список - нумерованный абзац Знак,2 Спс точк Знак,Bullet Number Знак,Нумерованый список Знак,List Paragraph1 Знак,Bullet List Знак,FooterText Знак,numbered Знак,lp1 Знак,List Paragraph Знак"/>
    <w:link w:val="ad"/>
    <w:uiPriority w:val="34"/>
    <w:qFormat/>
    <w:locked/>
    <w:rsid w:val="00832F4D"/>
    <w:rPr>
      <w:sz w:val="22"/>
      <w:szCs w:val="22"/>
      <w:lang w:val="ru-RU"/>
    </w:rPr>
  </w:style>
  <w:style w:type="character" w:styleId="af">
    <w:name w:val="annotation reference"/>
    <w:basedOn w:val="a0"/>
    <w:uiPriority w:val="99"/>
    <w:semiHidden/>
    <w:unhideWhenUsed/>
    <w:rsid w:val="00160111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60111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60111"/>
    <w:rPr>
      <w:rFonts w:cs="Calibri"/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60111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60111"/>
    <w:rPr>
      <w:rFonts w:cs="Calibri"/>
      <w:b/>
      <w:bCs/>
      <w:lang w:val="ru-RU"/>
    </w:rPr>
  </w:style>
  <w:style w:type="paragraph" w:customStyle="1" w:styleId="228bf8a64b8551e1msonormal">
    <w:name w:val="228bf8a64b8551e1msonormal"/>
    <w:basedOn w:val="a"/>
    <w:rsid w:val="00E30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mi-callto">
    <w:name w:val="wmi-callto"/>
    <w:basedOn w:val="a0"/>
    <w:rsid w:val="00E30C30"/>
  </w:style>
  <w:style w:type="paragraph" w:styleId="af4">
    <w:name w:val="Revision"/>
    <w:hidden/>
    <w:uiPriority w:val="99"/>
    <w:semiHidden/>
    <w:rsid w:val="00A83596"/>
    <w:rPr>
      <w:rFonts w:cs="Calibr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41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68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6775">
          <w:marLeft w:val="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6582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korol@curzd.ru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askin@curzd.ru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bsglobal.com" TargetMode="External"/><Relationship Id="rId2" Type="http://schemas.openxmlformats.org/officeDocument/2006/relationships/hyperlink" Target="mailto:contact@lbsglobal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0CB546-8944-44B9-8A70-4B8A626B2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3381</Words>
  <Characters>19278</Characters>
  <Application>Microsoft Office Word</Application>
  <DocSecurity>0</DocSecurity>
  <Lines>160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ЗАЯВКИ НА УЧАСТИЕ В ПРЕМИИ «HR-БРЕНД 2011»</vt:lpstr>
      <vt:lpstr>БЛАНК ЗАЯВКИ НА УЧАСТИЕ В ПРЕМИИ «HR-БРЕНД 2011»</vt:lpstr>
    </vt:vector>
  </TitlesOfParts>
  <Company>HeadHunter</Company>
  <LinksUpToDate>false</LinksUpToDate>
  <CharactersWithSpaces>22614</CharactersWithSpaces>
  <SharedDoc>false</SharedDoc>
  <HLinks>
    <vt:vector size="12" baseType="variant">
      <vt:variant>
        <vt:i4>5767194</vt:i4>
      </vt:variant>
      <vt:variant>
        <vt:i4>3</vt:i4>
      </vt:variant>
      <vt:variant>
        <vt:i4>0</vt:i4>
      </vt:variant>
      <vt:variant>
        <vt:i4>5</vt:i4>
      </vt:variant>
      <vt:variant>
        <vt:lpwstr>http://www.lbsglobal.com/</vt:lpwstr>
      </vt:variant>
      <vt:variant>
        <vt:lpwstr/>
      </vt:variant>
      <vt:variant>
        <vt:i4>589880</vt:i4>
      </vt:variant>
      <vt:variant>
        <vt:i4>0</vt:i4>
      </vt:variant>
      <vt:variant>
        <vt:i4>0</vt:i4>
      </vt:variant>
      <vt:variant>
        <vt:i4>5</vt:i4>
      </vt:variant>
      <vt:variant>
        <vt:lpwstr>mailto:contact@lbsglobal.com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ЗАЯВКИ НА УЧАСТИЕ В ПРЕМИИ «HR-БРЕНД 2011»</dc:title>
  <dc:creator>Павлючкова Анна</dc:creator>
  <cp:lastModifiedBy>Марценюк Наталья</cp:lastModifiedBy>
  <cp:revision>3</cp:revision>
  <dcterms:created xsi:type="dcterms:W3CDTF">2024-11-27T10:53:00Z</dcterms:created>
  <dcterms:modified xsi:type="dcterms:W3CDTF">2024-11-28T06:42:00Z</dcterms:modified>
</cp:coreProperties>
</file>